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1C708" w14:textId="7AD0753E" w:rsidR="001504BC" w:rsidRDefault="00255875" w:rsidP="00F94AEC">
      <w:pPr>
        <w:pStyle w:val="Heading1"/>
        <w:rPr>
          <w:b/>
          <w:bCs/>
        </w:rPr>
      </w:pPr>
      <w:r>
        <w:rPr>
          <w:noProof/>
        </w:rPr>
        <w:drawing>
          <wp:anchor distT="0" distB="0" distL="114300" distR="114300" simplePos="0" relativeHeight="251658240" behindDoc="0" locked="0" layoutInCell="1" allowOverlap="1" wp14:anchorId="7F581FC4" wp14:editId="7C599387">
            <wp:simplePos x="0" y="0"/>
            <wp:positionH relativeFrom="page">
              <wp:align>right</wp:align>
            </wp:positionH>
            <wp:positionV relativeFrom="paragraph">
              <wp:posOffset>-345440</wp:posOffset>
            </wp:positionV>
            <wp:extent cx="4507230" cy="511746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7230" cy="5117465"/>
                    </a:xfrm>
                    <a:prstGeom prst="rect">
                      <a:avLst/>
                    </a:prstGeom>
                    <a:noFill/>
                  </pic:spPr>
                </pic:pic>
              </a:graphicData>
            </a:graphic>
            <wp14:sizeRelH relativeFrom="margin">
              <wp14:pctWidth>0</wp14:pctWidth>
            </wp14:sizeRelH>
            <wp14:sizeRelV relativeFrom="margin">
              <wp14:pctHeight>0</wp14:pctHeight>
            </wp14:sizeRelV>
          </wp:anchor>
        </w:drawing>
      </w:r>
      <w:r w:rsidR="00F90C37" w:rsidRPr="00F94AEC">
        <w:rPr>
          <w:b/>
          <w:bCs/>
        </w:rPr>
        <w:t xml:space="preserve">Finding synergies with network analysis: Using Neo4J to identify the best </w:t>
      </w:r>
      <w:r w:rsidR="00D4355C" w:rsidRPr="00F94AEC">
        <w:rPr>
          <w:b/>
          <w:bCs/>
        </w:rPr>
        <w:t>Pokémon</w:t>
      </w:r>
      <w:r w:rsidR="00F90C37" w:rsidRPr="00F94AEC">
        <w:rPr>
          <w:b/>
          <w:bCs/>
        </w:rPr>
        <w:t xml:space="preserve"> teams.</w:t>
      </w:r>
    </w:p>
    <w:p w14:paraId="6508806F" w14:textId="577FB26E" w:rsidR="00566052" w:rsidRPr="00566052" w:rsidRDefault="00566052" w:rsidP="00566052"/>
    <w:p w14:paraId="73176B2D" w14:textId="07504FE3" w:rsidR="002A1BC4" w:rsidRPr="002A1BC4" w:rsidRDefault="002A1BC4" w:rsidP="002A1BC4">
      <w:r>
        <w:t>In this article we…</w:t>
      </w:r>
    </w:p>
    <w:p w14:paraId="7D64BBB2" w14:textId="18B3BF08" w:rsidR="00F90C37" w:rsidRDefault="05877AC9" w:rsidP="00F90C37">
      <w:pPr>
        <w:pStyle w:val="ListParagraph"/>
        <w:numPr>
          <w:ilvl w:val="0"/>
          <w:numId w:val="1"/>
        </w:numPr>
      </w:pPr>
      <w:r>
        <w:t>Use network analysis to identify which individuals make the best teammates for each other in a competitive game.</w:t>
      </w:r>
    </w:p>
    <w:p w14:paraId="62DEC028" w14:textId="5EF6368A" w:rsidR="00F90C37" w:rsidRDefault="00F90C37" w:rsidP="00F90C37">
      <w:pPr>
        <w:pStyle w:val="ListParagraph"/>
        <w:numPr>
          <w:ilvl w:val="0"/>
          <w:numId w:val="1"/>
        </w:numPr>
      </w:pPr>
      <w:r>
        <w:t>Discuss the indicators for measuring team performance and teammate cooperation.</w:t>
      </w:r>
    </w:p>
    <w:p w14:paraId="2697229A" w14:textId="26A419EE" w:rsidR="00F90C37" w:rsidRDefault="05877AC9" w:rsidP="00F90C37">
      <w:pPr>
        <w:pStyle w:val="ListParagraph"/>
        <w:numPr>
          <w:ilvl w:val="0"/>
          <w:numId w:val="1"/>
        </w:numPr>
      </w:pPr>
      <w:r>
        <w:t xml:space="preserve">Explain importing data from JSON and performing community detection with Neo4J. </w:t>
      </w:r>
    </w:p>
    <w:p w14:paraId="68043A1D" w14:textId="5F19BE06" w:rsidR="00F94AEC" w:rsidRDefault="00F94AEC" w:rsidP="00F94AEC">
      <w:r>
        <w:t xml:space="preserve">Tags: Neo4J, CYPHER, JSON, </w:t>
      </w:r>
      <w:r w:rsidR="00D4355C">
        <w:t>Pokémon</w:t>
      </w:r>
      <w:r>
        <w:t xml:space="preserve">, </w:t>
      </w:r>
      <w:proofErr w:type="spellStart"/>
      <w:r>
        <w:t>Smogon</w:t>
      </w:r>
      <w:proofErr w:type="spellEnd"/>
      <w:r>
        <w:t>.</w:t>
      </w:r>
    </w:p>
    <w:p w14:paraId="68910894" w14:textId="1D4BF27C" w:rsidR="00255875" w:rsidRDefault="00255875" w:rsidP="00F94AEC"/>
    <w:p w14:paraId="1A6D2044" w14:textId="51C5CEFA" w:rsidR="002822C4" w:rsidRDefault="00F1726E" w:rsidP="002822C4">
      <w:pPr>
        <w:pStyle w:val="Heading2"/>
      </w:pPr>
      <w:r>
        <w:t>Summary</w:t>
      </w:r>
    </w:p>
    <w:p w14:paraId="0F1CF935" w14:textId="797E8964" w:rsidR="00970EE6" w:rsidRPr="00FA7D14" w:rsidRDefault="05877AC9" w:rsidP="00FA7D14">
      <w:r>
        <w:t xml:space="preserve">Smogon.com is a platform for online competitive Pokémon battles, which releases a JSON of data regarding matches every month. This is a rich body of data regarding player behaviour in an eSport, which allows us to </w:t>
      </w:r>
      <w:r w:rsidR="00AF5E4B">
        <w:t xml:space="preserve">analyse </w:t>
      </w:r>
      <w:r>
        <w:t xml:space="preserve">how competitors strategize. In this article, we explore the following question: “What is the best team I could pick?” where a team consists of six Pokémon. To answer this, we extract data from matches from average and high ranking </w:t>
      </w:r>
      <w:proofErr w:type="gramStart"/>
      <w:r>
        <w:t>players, and</w:t>
      </w:r>
      <w:proofErr w:type="gramEnd"/>
      <w:r>
        <w:t xml:space="preserve"> compare how these two groups choose teams differently. As a result, we identify clusters of Pokémon that high-achieving players tend to </w:t>
      </w:r>
      <w:r w:rsidR="001D7C3C">
        <w:t>choose from</w:t>
      </w:r>
      <w:r>
        <w:t xml:space="preserve">. </w:t>
      </w:r>
      <w:r w:rsidR="001D7C3C">
        <w:t xml:space="preserve">Although there is no one ‘best’ team, </w:t>
      </w:r>
      <w:r w:rsidR="00D95880">
        <w:t xml:space="preserve">because every strategy has a </w:t>
      </w:r>
      <w:proofErr w:type="gramStart"/>
      <w:r w:rsidR="00D95880">
        <w:t>counter-strategy</w:t>
      </w:r>
      <w:proofErr w:type="gramEnd"/>
      <w:r w:rsidR="00D95880">
        <w:t>, we can identify how high performing players select their teams</w:t>
      </w:r>
      <w:r w:rsidR="000A464F">
        <w:t>, and we can</w:t>
      </w:r>
      <w:r w:rsidR="00010574">
        <w:t xml:space="preserve"> identify the top teams in the current competitive environment. </w:t>
      </w:r>
    </w:p>
    <w:p w14:paraId="71CFC603" w14:textId="3020CFFB" w:rsidR="00F94AEC" w:rsidRDefault="002822C4" w:rsidP="002822C4">
      <w:pPr>
        <w:pStyle w:val="Heading2"/>
      </w:pPr>
      <w:r>
        <w:t>Introduction</w:t>
      </w:r>
    </w:p>
    <w:p w14:paraId="75D7A54D" w14:textId="68710356" w:rsidR="006D3AC4" w:rsidRDefault="25A14FA4" w:rsidP="006D3AC4">
      <w:r>
        <w:t xml:space="preserve">The term ‘Metagame’ means ‘a game about games’ and it refers to how competitors in any kind of game make strategic choices to set themselves up to win a series of </w:t>
      </w:r>
      <w:r w:rsidR="00804539">
        <w:t>matches</w:t>
      </w:r>
      <w:r>
        <w:t xml:space="preserve">. Examples of this include how Major League Baseball clubs draft their teams for a season, or how coaches plan their team’s training regime. In each case, the objective is not to win a single </w:t>
      </w:r>
      <w:r w:rsidR="006970BA">
        <w:t>match</w:t>
      </w:r>
      <w:r>
        <w:t>, but to win a set of games</w:t>
      </w:r>
      <w:r w:rsidR="0038473F">
        <w:t>.</w:t>
      </w:r>
      <w:r>
        <w:t xml:space="preserve"> </w:t>
      </w:r>
    </w:p>
    <w:p w14:paraId="223038E9" w14:textId="77777777" w:rsidR="00DE7F01" w:rsidRDefault="05877AC9" w:rsidP="006D3AC4">
      <w:r>
        <w:t xml:space="preserve">eSports are fertile ground for exploring metagame because they take place in a digital space, meaning with the right tools, we can extract data about almost anything that occurs in the game. </w:t>
      </w:r>
    </w:p>
    <w:p w14:paraId="591DD2AB" w14:textId="35E05614" w:rsidR="00AC7F40" w:rsidRDefault="05877AC9" w:rsidP="006D3AC4">
      <w:r>
        <w:t xml:space="preserve">Another interesting feature of eSports is that the game’s developers can and do actively intervene in the parameters of the game </w:t>
      </w:r>
      <w:proofErr w:type="gramStart"/>
      <w:r>
        <w:t>in an effort to</w:t>
      </w:r>
      <w:proofErr w:type="gramEnd"/>
      <w:r>
        <w:t xml:space="preserve"> optimize the game’s ‘balance.’ </w:t>
      </w:r>
      <w:hyperlink r:id="rId7" w:history="1">
        <w:r w:rsidRPr="00FB266A">
          <w:rPr>
            <w:rStyle w:val="Hyperlink"/>
          </w:rPr>
          <w:t>‘Balance’</w:t>
        </w:r>
      </w:hyperlink>
      <w:r>
        <w:t xml:space="preserve"> here refers to how certain strategies in a competitive match may be simply better than others. The result of ‘unbalance’</w:t>
      </w:r>
      <w:r w:rsidRPr="05877AC9">
        <w:rPr>
          <w:i/>
          <w:iCs/>
        </w:rPr>
        <w:t xml:space="preserve"> </w:t>
      </w:r>
      <w:r>
        <w:t xml:space="preserve">is a very boring competitive game, </w:t>
      </w:r>
      <w:r w:rsidR="008E266B">
        <w:t xml:space="preserve">where only </w:t>
      </w:r>
      <w:r w:rsidR="00BF3F0B">
        <w:t>a few</w:t>
      </w:r>
      <w:r w:rsidR="008E266B">
        <w:t xml:space="preserve"> strategies are viable options.</w:t>
      </w:r>
      <w:r>
        <w:t xml:space="preserve"> Players and fans want a game where there is an interesting variety of strategies to employ, and counters to those strategies. When the game is balanced, there is diversity and an interesting variety of </w:t>
      </w:r>
      <w:r w:rsidR="00E525A7">
        <w:t>matches</w:t>
      </w:r>
      <w:r>
        <w:t xml:space="preserve"> to enjoy. </w:t>
      </w:r>
    </w:p>
    <w:p w14:paraId="4B276581" w14:textId="2177F7AA" w:rsidR="00387FA3" w:rsidRDefault="002B2D5D" w:rsidP="006D3AC4">
      <w:r>
        <w:t xml:space="preserve">In analysing metagame, we can </w:t>
      </w:r>
      <w:r w:rsidR="00112F9D">
        <w:t>examine</w:t>
      </w:r>
      <w:r>
        <w:t xml:space="preserve"> </w:t>
      </w:r>
      <w:r w:rsidR="00C83479">
        <w:t>the diversity of viable strategies</w:t>
      </w:r>
      <w:r w:rsidR="00B26C2A">
        <w:t xml:space="preserve"> and</w:t>
      </w:r>
      <w:r w:rsidR="00C83479">
        <w:t xml:space="preserve"> </w:t>
      </w:r>
      <w:r w:rsidR="00387FA3">
        <w:t>analyse</w:t>
      </w:r>
      <w:r w:rsidR="00C83479">
        <w:t xml:space="preserve"> how players reach those strategies</w:t>
      </w:r>
      <w:r w:rsidR="00B26C2A">
        <w:t xml:space="preserve">. From this analysis, </w:t>
      </w:r>
      <w:r w:rsidR="00387FA3">
        <w:t xml:space="preserve">we can answer questions such as ‘what is </w:t>
      </w:r>
      <w:r w:rsidR="00D02048">
        <w:t xml:space="preserve">the </w:t>
      </w:r>
      <w:r w:rsidR="00387FA3">
        <w:t>best choice of strategy given the current state of the met</w:t>
      </w:r>
      <w:r w:rsidR="00B26C2A">
        <w:t>a</w:t>
      </w:r>
      <w:r w:rsidR="00387FA3">
        <w:t>game?’</w:t>
      </w:r>
      <w:r w:rsidR="002A7E2C">
        <w:t xml:space="preserve"> </w:t>
      </w:r>
    </w:p>
    <w:p w14:paraId="5073DA76" w14:textId="21E490C2" w:rsidR="00400087" w:rsidRDefault="00E11792" w:rsidP="006D3AC4">
      <w:r>
        <w:t xml:space="preserve">In this article, we explore two questions about the metagame </w:t>
      </w:r>
      <w:r w:rsidR="00B45E7E">
        <w:t>at Smogon.com:</w:t>
      </w:r>
    </w:p>
    <w:p w14:paraId="57E40AC1" w14:textId="03BF0C85" w:rsidR="00D136CD" w:rsidRDefault="05877AC9" w:rsidP="00400087">
      <w:pPr>
        <w:pStyle w:val="ListParagraph"/>
        <w:numPr>
          <w:ilvl w:val="0"/>
          <w:numId w:val="12"/>
        </w:numPr>
      </w:pPr>
      <w:r>
        <w:t xml:space="preserve">Examine how </w:t>
      </w:r>
      <w:proofErr w:type="gramStart"/>
      <w:r>
        <w:t>highly successful</w:t>
      </w:r>
      <w:proofErr w:type="gramEnd"/>
      <w:r>
        <w:t xml:space="preserve"> players, choose their teams differently to average players.</w:t>
      </w:r>
      <w:r w:rsidR="00011ED4">
        <w:t xml:space="preserve"> We assume that the teams chosen by the </w:t>
      </w:r>
      <w:r w:rsidR="00486E00">
        <w:t>highest performing</w:t>
      </w:r>
      <w:r w:rsidR="00011ED4">
        <w:t xml:space="preserve"> players in the </w:t>
      </w:r>
      <w:r w:rsidR="00486E00">
        <w:t xml:space="preserve">game are the ‘best’ teams. </w:t>
      </w:r>
    </w:p>
    <w:p w14:paraId="5798A5A7" w14:textId="4930F93D" w:rsidR="00400087" w:rsidRDefault="05877AC9" w:rsidP="00400087">
      <w:pPr>
        <w:pStyle w:val="ListParagraph"/>
        <w:numPr>
          <w:ilvl w:val="0"/>
          <w:numId w:val="12"/>
        </w:numPr>
      </w:pPr>
      <w:r>
        <w:t xml:space="preserve">Examine how highly skilled players from 2020 choose teams differently compared to 2015, when the </w:t>
      </w:r>
      <w:r w:rsidR="00B45E7E">
        <w:t>meta</w:t>
      </w:r>
      <w:r>
        <w:t xml:space="preserve">game was ‘balanced’ by Smogon.com differently. </w:t>
      </w:r>
    </w:p>
    <w:p w14:paraId="2FABC19D" w14:textId="77777777" w:rsidR="00B26C2A" w:rsidRDefault="00B26C2A" w:rsidP="00B26C2A">
      <w:pPr>
        <w:pStyle w:val="Heading2"/>
      </w:pPr>
      <w:r>
        <w:t>Data</w:t>
      </w:r>
    </w:p>
    <w:p w14:paraId="45EBA36C" w14:textId="6B2F6C30" w:rsidR="00B26C2A" w:rsidRPr="006D3AC4" w:rsidRDefault="05877AC9" w:rsidP="00B26C2A">
      <w:r>
        <w:t>In this article, we demonstrate metagame analysis through network analysis, using data from ‘Pokémon Showdown’ managed by Smogon.com.</w:t>
      </w:r>
    </w:p>
    <w:p w14:paraId="44F760AC" w14:textId="379E5043" w:rsidR="00643B42" w:rsidRDefault="05877AC9" w:rsidP="00643B42">
      <w:r>
        <w:t xml:space="preserve">We </w:t>
      </w:r>
      <w:r w:rsidR="00E573A6">
        <w:t xml:space="preserve">aim to </w:t>
      </w:r>
      <w:r>
        <w:t xml:space="preserve">create a </w:t>
      </w:r>
      <w:r w:rsidR="00E20109">
        <w:t xml:space="preserve">series of network graphs, in which we display the </w:t>
      </w:r>
      <w:r w:rsidR="00B20533">
        <w:t xml:space="preserve">tendency of </w:t>
      </w:r>
      <w:r w:rsidR="00770D21">
        <w:t>Pokémon</w:t>
      </w:r>
      <w:r w:rsidR="00B20533">
        <w:t xml:space="preserve"> to be </w:t>
      </w:r>
      <w:r w:rsidR="00770D21">
        <w:t xml:space="preserve">selected together across different </w:t>
      </w:r>
      <w:r w:rsidR="004A2410">
        <w:t xml:space="preserve">levels of player rankings. </w:t>
      </w:r>
      <w:r>
        <w:t>The variables in the data are summarised below:</w:t>
      </w:r>
    </w:p>
    <w:p w14:paraId="394A0EA8" w14:textId="493F5680" w:rsidR="007A0197" w:rsidRDefault="00AC0DDC" w:rsidP="006266B0">
      <w:pPr>
        <w:pStyle w:val="Heading3"/>
      </w:pPr>
      <w:r>
        <w:t>Variables</w:t>
      </w:r>
    </w:p>
    <w:p w14:paraId="36A830C9" w14:textId="106B7BA7" w:rsidR="007A0197" w:rsidRDefault="05877AC9" w:rsidP="007A0197">
      <w:pPr>
        <w:pStyle w:val="ListParagraph"/>
        <w:numPr>
          <w:ilvl w:val="0"/>
          <w:numId w:val="2"/>
        </w:numPr>
      </w:pPr>
      <w:r w:rsidRPr="05877AC9">
        <w:rPr>
          <w:b/>
          <w:bCs/>
        </w:rPr>
        <w:t>A measure of player skill</w:t>
      </w:r>
      <w:r>
        <w:t xml:space="preserve">: In this analysis we use </w:t>
      </w:r>
      <w:hyperlink r:id="rId8" w:history="1">
        <w:r w:rsidRPr="00517DDA">
          <w:rPr>
            <w:rStyle w:val="Hyperlink"/>
          </w:rPr>
          <w:t>‘E</w:t>
        </w:r>
        <w:r w:rsidR="00FA764C">
          <w:rPr>
            <w:rStyle w:val="Hyperlink"/>
          </w:rPr>
          <w:t>lo</w:t>
        </w:r>
        <w:r w:rsidRPr="00517DDA">
          <w:rPr>
            <w:rStyle w:val="Hyperlink"/>
          </w:rPr>
          <w:t>’ scores</w:t>
        </w:r>
      </w:hyperlink>
      <w:r>
        <w:t xml:space="preserve"> to estimate player skill. </w:t>
      </w:r>
      <w:r w:rsidR="00517DDA">
        <w:t>T</w:t>
      </w:r>
      <w:r>
        <w:t>he basic concept</w:t>
      </w:r>
      <w:r w:rsidR="00517DDA">
        <w:t xml:space="preserve"> of ELO</w:t>
      </w:r>
      <w:r>
        <w:t xml:space="preserve"> is explained in the following example: new players start with 1,500 E</w:t>
      </w:r>
      <w:r w:rsidR="00FA764C">
        <w:t>lo</w:t>
      </w:r>
      <w:r>
        <w:t xml:space="preserve"> points. If a player wins a game, they receive 25 points plus a variable amount which is larger if the opponent they beat has a higher E</w:t>
      </w:r>
      <w:r w:rsidR="00FA764C">
        <w:t>lo</w:t>
      </w:r>
      <w:r>
        <w:t xml:space="preserve"> score. Conversely, the losing player loses 25 E</w:t>
      </w:r>
      <w:r w:rsidR="00FA764C">
        <w:t xml:space="preserve">lo </w:t>
      </w:r>
      <w:r>
        <w:t>points plus more if they lost to a lower-rated opponent. Over time, we expect players with higher E</w:t>
      </w:r>
      <w:r w:rsidR="00FA764C">
        <w:t>lo</w:t>
      </w:r>
      <w:r>
        <w:t xml:space="preserve"> scores to be skilled at winning more, tougher games, than lower rated players. </w:t>
      </w:r>
    </w:p>
    <w:p w14:paraId="2ECF2D2A" w14:textId="19833C55" w:rsidR="007352E4" w:rsidRDefault="25A14FA4" w:rsidP="007A0197">
      <w:pPr>
        <w:pStyle w:val="ListParagraph"/>
        <w:numPr>
          <w:ilvl w:val="0"/>
          <w:numId w:val="2"/>
        </w:numPr>
      </w:pPr>
      <w:r w:rsidRPr="25A14FA4">
        <w:rPr>
          <w:b/>
          <w:bCs/>
        </w:rPr>
        <w:t>A measure of two Pokémon being chosen together:</w:t>
      </w:r>
      <w:r>
        <w:t xml:space="preserve"> For this, we use ‘teammate weight,’ the change in posterior probability of one Pokémon’s selection given another selection. For example, if </w:t>
      </w:r>
      <w:r w:rsidR="007948A2">
        <w:t xml:space="preserve">the Pokémon </w:t>
      </w:r>
      <w:r>
        <w:t>‘</w:t>
      </w:r>
      <w:proofErr w:type="spellStart"/>
      <w:r>
        <w:t>Scizor</w:t>
      </w:r>
      <w:proofErr w:type="spellEnd"/>
      <w:r>
        <w:t xml:space="preserve">’ appears on 40% of all teams in our data </w:t>
      </w:r>
      <w:proofErr w:type="gramStart"/>
      <w:r>
        <w:t>set, but</w:t>
      </w:r>
      <w:proofErr w:type="gramEnd"/>
      <w:r>
        <w:t xml:space="preserve"> appears on 60% of all teams with ‘</w:t>
      </w:r>
      <w:proofErr w:type="spellStart"/>
      <w:r>
        <w:t>Excadrill</w:t>
      </w:r>
      <w:proofErr w:type="spellEnd"/>
      <w:r>
        <w:t xml:space="preserve">’ then we can say that </w:t>
      </w:r>
      <w:proofErr w:type="spellStart"/>
      <w:r>
        <w:t>Scizor</w:t>
      </w:r>
      <w:proofErr w:type="spellEnd"/>
      <w:r>
        <w:t xml:space="preserve"> has a ‘teammate weighting’ of 20 with </w:t>
      </w:r>
      <w:proofErr w:type="spellStart"/>
      <w:r>
        <w:t>Excadrill</w:t>
      </w:r>
      <w:proofErr w:type="spellEnd"/>
      <w:r>
        <w:t xml:space="preserve">. These weightings can also be negative, which would indicate that teams with Pokémon X tend to actively avoid also choosing Pokémon Y. </w:t>
      </w:r>
    </w:p>
    <w:p w14:paraId="2456951B" w14:textId="280BCE2A" w:rsidR="00AC0DDC" w:rsidRDefault="00AC0DDC" w:rsidP="00AC0DDC">
      <w:pPr>
        <w:pStyle w:val="Heading3"/>
      </w:pPr>
      <w:r>
        <w:t>Data Sources</w:t>
      </w:r>
    </w:p>
    <w:p w14:paraId="548AD499" w14:textId="090F6CDC" w:rsidR="00DC75AC" w:rsidRDefault="001B3DE0" w:rsidP="007230F4">
      <w:r>
        <w:t xml:space="preserve">Our source for the above variables is provided for us by Smogon.com. Each month, </w:t>
      </w:r>
      <w:proofErr w:type="spellStart"/>
      <w:r>
        <w:t>S</w:t>
      </w:r>
      <w:r w:rsidR="002272CD">
        <w:t>m</w:t>
      </w:r>
      <w:r>
        <w:t>ogon</w:t>
      </w:r>
      <w:proofErr w:type="spellEnd"/>
      <w:r>
        <w:t xml:space="preserve"> publishes a JSON </w:t>
      </w:r>
      <w:r w:rsidR="002272CD">
        <w:t>file with data separated by</w:t>
      </w:r>
      <w:r w:rsidR="007230F4">
        <w:t xml:space="preserve"> both skill tier and game type.  For our analysis, w</w:t>
      </w:r>
      <w:r w:rsidR="00AC5720">
        <w:t>e</w:t>
      </w:r>
      <w:r w:rsidR="007230F4">
        <w:t xml:space="preserve"> us</w:t>
      </w:r>
      <w:r w:rsidR="00AC5720">
        <w:t>e:</w:t>
      </w:r>
    </w:p>
    <w:p w14:paraId="2958B1FF" w14:textId="0FC6E21A" w:rsidR="007230F4" w:rsidRDefault="05877AC9" w:rsidP="007230F4">
      <w:pPr>
        <w:pStyle w:val="ListParagraph"/>
        <w:numPr>
          <w:ilvl w:val="0"/>
          <w:numId w:val="5"/>
        </w:numPr>
      </w:pPr>
      <w:r>
        <w:t xml:space="preserve">The ‘Generation 8, </w:t>
      </w:r>
      <w:proofErr w:type="gramStart"/>
      <w:r>
        <w:t>Over Used</w:t>
      </w:r>
      <w:proofErr w:type="gramEnd"/>
      <w:r>
        <w:t xml:space="preserve">’ (gen8OU) Game type: This is the most well balanced competitive ladder. In this game type, some Pokémon which are too powerful are not permitted, this way Players can choose from </w:t>
      </w:r>
      <w:proofErr w:type="gramStart"/>
      <w:r>
        <w:t>a number of</w:t>
      </w:r>
      <w:proofErr w:type="gramEnd"/>
      <w:r>
        <w:t xml:space="preserve"> viable strategies instead of being forced to pick only the small handful of ‘Overpowered’ choices. ‘Generation 8’ means the players could choose from all Pokémon available up to the 8</w:t>
      </w:r>
      <w:r w:rsidRPr="05877AC9">
        <w:rPr>
          <w:vertAlign w:val="superscript"/>
        </w:rPr>
        <w:t>th</w:t>
      </w:r>
      <w:r>
        <w:t xml:space="preserve"> release of Pokémon. Those familiar with the series may know that roughly 150 new Pokémon are introduced each generation. </w:t>
      </w:r>
    </w:p>
    <w:p w14:paraId="44E5C1C9" w14:textId="39C8C840" w:rsidR="0072756B" w:rsidRDefault="05877AC9" w:rsidP="007230F4">
      <w:pPr>
        <w:pStyle w:val="ListParagraph"/>
        <w:numPr>
          <w:ilvl w:val="0"/>
          <w:numId w:val="5"/>
        </w:numPr>
      </w:pPr>
      <w:r>
        <w:t xml:space="preserve">We are comparing two JSON datasets: the average skill tier (which is what a starting player would compete against) and the highest skill tier. </w:t>
      </w:r>
    </w:p>
    <w:p w14:paraId="11CA1886" w14:textId="7F465518" w:rsidR="00E94351" w:rsidRDefault="05877AC9" w:rsidP="007230F4">
      <w:pPr>
        <w:pStyle w:val="ListParagraph"/>
        <w:numPr>
          <w:ilvl w:val="0"/>
          <w:numId w:val="5"/>
        </w:numPr>
      </w:pPr>
      <w:r>
        <w:t xml:space="preserve">We can also see how the choice of strategies changed over time, by comparing the highest skill tier from 2015, with that of 2020. </w:t>
      </w:r>
    </w:p>
    <w:p w14:paraId="308AF76D" w14:textId="26D691EB" w:rsidR="003878D9" w:rsidRDefault="00AC5720" w:rsidP="003878D9">
      <w:r>
        <w:t>The data used in this article is open access and available</w:t>
      </w:r>
      <w:r w:rsidR="00E94351">
        <w:t xml:space="preserve"> here</w:t>
      </w:r>
      <w:r>
        <w:t>:</w:t>
      </w:r>
    </w:p>
    <w:p w14:paraId="5EC4B0ED" w14:textId="50E648CF" w:rsidR="00E94351" w:rsidRDefault="00E33E9D" w:rsidP="00E94351">
      <w:pPr>
        <w:pStyle w:val="ListParagraph"/>
        <w:numPr>
          <w:ilvl w:val="0"/>
          <w:numId w:val="6"/>
        </w:numPr>
      </w:pPr>
      <w:hyperlink r:id="rId9" w:history="1">
        <w:r w:rsidR="00D07FAC" w:rsidRPr="007615B1">
          <w:rPr>
            <w:rStyle w:val="Hyperlink"/>
          </w:rPr>
          <w:t xml:space="preserve">High skill players: </w:t>
        </w:r>
        <w:r w:rsidR="00185B2B" w:rsidRPr="007615B1">
          <w:rPr>
            <w:rStyle w:val="Hyperlink"/>
          </w:rPr>
          <w:t>Gen8OU at 1825</w:t>
        </w:r>
        <w:r w:rsidR="00D07FAC" w:rsidRPr="007615B1">
          <w:rPr>
            <w:rStyle w:val="Hyperlink"/>
          </w:rPr>
          <w:t>+</w:t>
        </w:r>
        <w:r w:rsidR="00185B2B" w:rsidRPr="007615B1">
          <w:rPr>
            <w:rStyle w:val="Hyperlink"/>
          </w:rPr>
          <w:t xml:space="preserve"> ELO, for October 2020</w:t>
        </w:r>
      </w:hyperlink>
    </w:p>
    <w:p w14:paraId="5DF4ED53" w14:textId="5129E3E5" w:rsidR="00185B2B" w:rsidRDefault="00E33E9D" w:rsidP="00E94351">
      <w:pPr>
        <w:pStyle w:val="ListParagraph"/>
        <w:numPr>
          <w:ilvl w:val="0"/>
          <w:numId w:val="6"/>
        </w:numPr>
        <w:rPr>
          <w:lang w:val="da-DK"/>
        </w:rPr>
      </w:pPr>
      <w:hyperlink r:id="rId10" w:history="1">
        <w:r w:rsidR="00D07FAC" w:rsidRPr="00FA363C">
          <w:rPr>
            <w:rStyle w:val="Hyperlink"/>
          </w:rPr>
          <w:t xml:space="preserve">Average skill players: </w:t>
        </w:r>
        <w:r w:rsidR="00D07FAC" w:rsidRPr="00FA363C">
          <w:rPr>
            <w:rStyle w:val="Hyperlink"/>
            <w:lang w:val="da-DK"/>
          </w:rPr>
          <w:t>Gen8OU at 0-1500 ELO for September 2020</w:t>
        </w:r>
      </w:hyperlink>
    </w:p>
    <w:p w14:paraId="6D5091A3" w14:textId="32355F20" w:rsidR="00D07FAC" w:rsidRPr="00D07FAC" w:rsidRDefault="00E33E9D" w:rsidP="05877AC9">
      <w:pPr>
        <w:pStyle w:val="ListParagraph"/>
        <w:numPr>
          <w:ilvl w:val="0"/>
          <w:numId w:val="6"/>
        </w:numPr>
        <w:rPr>
          <w:rStyle w:val="Hyperlink"/>
        </w:rPr>
      </w:pPr>
      <w:hyperlink r:id="rId11">
        <w:r w:rsidR="05877AC9" w:rsidRPr="05877AC9">
          <w:rPr>
            <w:rStyle w:val="Hyperlink"/>
          </w:rPr>
          <w:t>High Skill players from 2015: Gen5OU at 1760+ ELO for October 2015</w:t>
        </w:r>
      </w:hyperlink>
    </w:p>
    <w:p w14:paraId="46629CD1" w14:textId="1B51F22A" w:rsidR="002822C4" w:rsidRDefault="002822C4" w:rsidP="002822C4">
      <w:pPr>
        <w:pStyle w:val="Heading2"/>
      </w:pPr>
      <w:r>
        <w:t>Methodology</w:t>
      </w:r>
    </w:p>
    <w:p w14:paraId="31C40488" w14:textId="567A1343" w:rsidR="006F4CD4" w:rsidRDefault="05877AC9" w:rsidP="006F4CD4">
      <w:r>
        <w:t xml:space="preserve">To visualise how players in a skill tier are selecting their teams, we created a network graph and then performed a community analysis to identify when certain clusters of Pokémon are being chosen together to a significant degree. </w:t>
      </w:r>
      <w:proofErr w:type="gramStart"/>
      <w:r>
        <w:t>In order to</w:t>
      </w:r>
      <w:proofErr w:type="gramEnd"/>
      <w:r>
        <w:t xml:space="preserve"> carry out this analysis we set up a neo4j sandbox, and then created an analysis pipeline written in CYPHER (c.f. appendix).</w:t>
      </w:r>
    </w:p>
    <w:p w14:paraId="33A59CE5" w14:textId="07C29630" w:rsidR="001B5FCF" w:rsidRDefault="001B5FCF" w:rsidP="006F4CD4">
      <w:r>
        <w:t xml:space="preserve">The steps we take to perform this </w:t>
      </w:r>
      <w:r w:rsidR="00D677A7">
        <w:t xml:space="preserve">analysis </w:t>
      </w:r>
      <w:r>
        <w:t>ar</w:t>
      </w:r>
      <w:r w:rsidR="00AC5720">
        <w:t>e summarised below:</w:t>
      </w:r>
    </w:p>
    <w:p w14:paraId="1FAF8255" w14:textId="0E716C13" w:rsidR="001B5FCF" w:rsidRDefault="05877AC9" w:rsidP="001B5FCF">
      <w:pPr>
        <w:pStyle w:val="ListParagraph"/>
        <w:numPr>
          <w:ilvl w:val="0"/>
          <w:numId w:val="7"/>
        </w:numPr>
      </w:pPr>
      <w:r>
        <w:t>We import raw data from JSON and create a node for each Pokémon in the data set.</w:t>
      </w:r>
    </w:p>
    <w:p w14:paraId="62546DE3" w14:textId="3993F7C7" w:rsidR="00EC0E94" w:rsidRDefault="00EC0E94" w:rsidP="001B5FCF">
      <w:pPr>
        <w:pStyle w:val="ListParagraph"/>
        <w:numPr>
          <w:ilvl w:val="0"/>
          <w:numId w:val="7"/>
        </w:numPr>
      </w:pPr>
      <w:r>
        <w:t>From the same JSON data, we create a</w:t>
      </w:r>
      <w:r w:rsidR="008B5F44">
        <w:t>n edge (</w:t>
      </w:r>
      <w:proofErr w:type="gramStart"/>
      <w:r w:rsidR="00AC5720">
        <w:t>i.e.</w:t>
      </w:r>
      <w:proofErr w:type="gramEnd"/>
      <w:r w:rsidR="008B5F44">
        <w:t xml:space="preserve"> relationship) called ‘teammate’ </w:t>
      </w:r>
      <w:r w:rsidR="008A578E">
        <w:t xml:space="preserve">between every </w:t>
      </w:r>
      <w:r w:rsidR="00AC5720">
        <w:t>Pokémon</w:t>
      </w:r>
      <w:r w:rsidR="008A578E">
        <w:t xml:space="preserve"> to every other </w:t>
      </w:r>
      <w:r w:rsidR="00AC5720">
        <w:t>Pokémon</w:t>
      </w:r>
      <w:r w:rsidR="008A578E">
        <w:t xml:space="preserve">. That relationship will have a float property, which is the </w:t>
      </w:r>
      <w:r w:rsidR="0032091D">
        <w:t>‘teammate weight’ variable</w:t>
      </w:r>
      <w:r w:rsidR="00136852">
        <w:t xml:space="preserve"> (c.f. Section ‘Variables</w:t>
      </w:r>
      <w:r w:rsidR="0017225D">
        <w:t>’</w:t>
      </w:r>
      <w:r w:rsidR="00136852">
        <w:t>)</w:t>
      </w:r>
      <w:r w:rsidR="00D14C2E">
        <w:t>.</w:t>
      </w:r>
    </w:p>
    <w:p w14:paraId="719DA8C1" w14:textId="1DDC8B6D" w:rsidR="00E2735A" w:rsidRDefault="05877AC9" w:rsidP="001B5FCF">
      <w:pPr>
        <w:pStyle w:val="ListParagraph"/>
        <w:numPr>
          <w:ilvl w:val="0"/>
          <w:numId w:val="7"/>
        </w:numPr>
      </w:pPr>
      <w:r>
        <w:t xml:space="preserve">We remove all relations with a teammate weighting below an arbitrary threshold, in this case 40. This is because it is difficult to visualise graphs where every node is related to every other node, and we are only interested in relationships where Pokémon are </w:t>
      </w:r>
      <w:proofErr w:type="gramStart"/>
      <w:r>
        <w:t>very likely</w:t>
      </w:r>
      <w:proofErr w:type="gramEnd"/>
      <w:r>
        <w:t xml:space="preserve"> to be picked together. </w:t>
      </w:r>
    </w:p>
    <w:p w14:paraId="43F33BB3" w14:textId="245A731E" w:rsidR="002903E9" w:rsidRDefault="05877AC9" w:rsidP="001B5FCF">
      <w:pPr>
        <w:pStyle w:val="ListParagraph"/>
        <w:numPr>
          <w:ilvl w:val="0"/>
          <w:numId w:val="7"/>
        </w:numPr>
      </w:pPr>
      <w:r>
        <w:t xml:space="preserve">We implement </w:t>
      </w:r>
      <w:hyperlink r:id="rId12">
        <w:r w:rsidRPr="05877AC9">
          <w:rPr>
            <w:rStyle w:val="Hyperlink"/>
          </w:rPr>
          <w:t>Louvain community detection</w:t>
        </w:r>
      </w:hyperlink>
      <w:r>
        <w:t xml:space="preserve">, which is </w:t>
      </w:r>
      <w:proofErr w:type="gramStart"/>
      <w:r>
        <w:t>similar to</w:t>
      </w:r>
      <w:proofErr w:type="gramEnd"/>
      <w:r>
        <w:t xml:space="preserve"> hierarchical clustering, to identify sets of Pokémon that are more frequently chosen together. To do this, we scale the teammate weighting variable to a float between 0 and 1.  </w:t>
      </w:r>
    </w:p>
    <w:p w14:paraId="3305B368" w14:textId="77777777" w:rsidR="00F9593A" w:rsidRDefault="003F3F49" w:rsidP="00824011">
      <w:pPr>
        <w:pStyle w:val="ListParagraph"/>
        <w:numPr>
          <w:ilvl w:val="0"/>
          <w:numId w:val="7"/>
        </w:numPr>
      </w:pPr>
      <w:r>
        <w:t xml:space="preserve">Finally, we visualise the graph with communities </w:t>
      </w:r>
      <w:r w:rsidR="00FA5412">
        <w:t>separated by colour.</w:t>
      </w:r>
    </w:p>
    <w:p w14:paraId="694B68F3" w14:textId="4DCC55D5" w:rsidR="002822C4" w:rsidRDefault="00F609D1" w:rsidP="00F9593A">
      <w:pPr>
        <w:pStyle w:val="Heading2"/>
      </w:pPr>
      <w:r>
        <w:t>Results</w:t>
      </w:r>
    </w:p>
    <w:p w14:paraId="4BE15060" w14:textId="1DD540A7" w:rsidR="00255875" w:rsidRDefault="00255875" w:rsidP="00255875"/>
    <w:p w14:paraId="191E0EFA" w14:textId="6E6B8BFF" w:rsidR="00255875" w:rsidRDefault="00255875" w:rsidP="00255875">
      <w:r>
        <w:rPr>
          <w:noProof/>
        </w:rPr>
        <mc:AlternateContent>
          <mc:Choice Requires="wps">
            <w:drawing>
              <wp:anchor distT="0" distB="0" distL="114300" distR="114300" simplePos="0" relativeHeight="251661312" behindDoc="0" locked="0" layoutInCell="1" allowOverlap="1" wp14:anchorId="5013E45C" wp14:editId="08FE08EB">
                <wp:simplePos x="0" y="0"/>
                <wp:positionH relativeFrom="column">
                  <wp:posOffset>0</wp:posOffset>
                </wp:positionH>
                <wp:positionV relativeFrom="paragraph">
                  <wp:posOffset>6311900</wp:posOffset>
                </wp:positionV>
                <wp:extent cx="55079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18076C1D" w14:textId="59E5CD5A" w:rsidR="001504BC" w:rsidRDefault="001504BC" w:rsidP="00255875">
                            <w:pPr>
                              <w:pStyle w:val="Caption"/>
                              <w:rPr>
                                <w:noProof/>
                              </w:rPr>
                            </w:pPr>
                            <w:r>
                              <w:t xml:space="preserve">Figure </w:t>
                            </w:r>
                            <w:r w:rsidR="00E33E9D">
                              <w:fldChar w:fldCharType="begin"/>
                            </w:r>
                            <w:r w:rsidR="00E33E9D">
                              <w:instrText xml:space="preserve"> SEQ Figure \* ARABIC </w:instrText>
                            </w:r>
                            <w:r w:rsidR="00E33E9D">
                              <w:fldChar w:fldCharType="separate"/>
                            </w:r>
                            <w:r>
                              <w:rPr>
                                <w:noProof/>
                              </w:rPr>
                              <w:t>1</w:t>
                            </w:r>
                            <w:r w:rsidR="00E33E9D">
                              <w:rPr>
                                <w:noProof/>
                              </w:rPr>
                              <w:fldChar w:fldCharType="end"/>
                            </w:r>
                            <w:r>
                              <w:t>: Teammate selection among high skill players, October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13E45C" id="_x0000_t202" coordsize="21600,21600" o:spt="202" path="m,l,21600r21600,l21600,xe">
                <v:stroke joinstyle="miter"/>
                <v:path gradientshapeok="t" o:connecttype="rect"/>
              </v:shapetype>
              <v:shape id="Text Box 1" o:spid="_x0000_s1026" type="#_x0000_t202" style="position:absolute;margin-left:0;margin-top:497pt;width:433.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" stroked="f">
                <v:textbox style="mso-fit-shape-to-text:t" inset="0,0,0,0">
                  <w:txbxContent>
                    <w:p w14:paraId="18076C1D" w14:textId="59E5CD5A" w:rsidR="001504BC" w:rsidRDefault="001504BC" w:rsidP="00255875">
                      <w:pPr>
                        <w:pStyle w:val="Caption"/>
                        <w:rPr>
                          <w:noProof/>
                        </w:rPr>
                      </w:pPr>
                      <w:r>
                        <w:t xml:space="preserve">Figure </w:t>
                      </w:r>
                      <w:r w:rsidR="00E33E9D">
                        <w:fldChar w:fldCharType="begin"/>
                      </w:r>
                      <w:r w:rsidR="00E33E9D">
                        <w:instrText xml:space="preserve"> SEQ Figure \* ARABIC </w:instrText>
                      </w:r>
                      <w:r w:rsidR="00E33E9D">
                        <w:fldChar w:fldCharType="separate"/>
                      </w:r>
                      <w:r>
                        <w:rPr>
                          <w:noProof/>
                        </w:rPr>
                        <w:t>1</w:t>
                      </w:r>
                      <w:r w:rsidR="00E33E9D">
                        <w:rPr>
                          <w:noProof/>
                        </w:rPr>
                        <w:fldChar w:fldCharType="end"/>
                      </w:r>
                      <w:r>
                        <w:t>: Teammate selection among high skill players, October 2020</w:t>
                      </w:r>
                    </w:p>
                  </w:txbxContent>
                </v:textbox>
                <w10:wrap type="topAndBottom"/>
              </v:shape>
            </w:pict>
          </mc:Fallback>
        </mc:AlternateContent>
      </w:r>
      <w:r>
        <w:rPr>
          <w:noProof/>
        </w:rPr>
        <w:drawing>
          <wp:anchor distT="0" distB="0" distL="114300" distR="114300" simplePos="0" relativeHeight="251659264" behindDoc="0" locked="0" layoutInCell="1" allowOverlap="1" wp14:anchorId="14C030CD" wp14:editId="264050C8">
            <wp:simplePos x="0" y="0"/>
            <wp:positionH relativeFrom="column">
              <wp:posOffset>0</wp:posOffset>
            </wp:positionH>
            <wp:positionV relativeFrom="paragraph">
              <wp:posOffset>0</wp:posOffset>
            </wp:positionV>
            <wp:extent cx="5508161" cy="625480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161" cy="6254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460">
        <w:t>In figure 1, a</w:t>
      </w:r>
      <w:r w:rsidR="00670560">
        <w:t>mong high</w:t>
      </w:r>
      <w:r w:rsidR="00136852">
        <w:t>ly</w:t>
      </w:r>
      <w:r w:rsidR="00670560">
        <w:t xml:space="preserve"> skill</w:t>
      </w:r>
      <w:r w:rsidR="00136852">
        <w:t>ed</w:t>
      </w:r>
      <w:r w:rsidR="00670560">
        <w:t xml:space="preserve"> </w:t>
      </w:r>
      <w:r w:rsidR="00C03CB9">
        <w:t>players</w:t>
      </w:r>
      <w:r w:rsidR="00670560">
        <w:t xml:space="preserve">, we can see some clearly defined </w:t>
      </w:r>
      <w:r w:rsidR="00C03CB9">
        <w:t>strategies for team drafting.</w:t>
      </w:r>
    </w:p>
    <w:p w14:paraId="6771CB03" w14:textId="34E165EA" w:rsidR="00C03CB9" w:rsidRDefault="25A14FA4" w:rsidP="00C03CB9">
      <w:pPr>
        <w:pStyle w:val="ListParagraph"/>
        <w:numPr>
          <w:ilvl w:val="0"/>
          <w:numId w:val="9"/>
        </w:numPr>
      </w:pPr>
      <w:r w:rsidRPr="25A14FA4">
        <w:rPr>
          <w:b/>
          <w:bCs/>
          <w:color w:val="4471C4"/>
        </w:rPr>
        <w:t>In blue</w:t>
      </w:r>
      <w:r>
        <w:t xml:space="preserve">, we have a community of 12 options, of which </w:t>
      </w:r>
      <w:proofErr w:type="spellStart"/>
      <w:r>
        <w:t>Clefable</w:t>
      </w:r>
      <w:proofErr w:type="spellEnd"/>
      <w:r>
        <w:t xml:space="preserve">, </w:t>
      </w:r>
      <w:proofErr w:type="spellStart"/>
      <w:r>
        <w:t>Hippowdon</w:t>
      </w:r>
      <w:proofErr w:type="spellEnd"/>
      <w:r>
        <w:t xml:space="preserve"> and </w:t>
      </w:r>
      <w:proofErr w:type="spellStart"/>
      <w:r>
        <w:t>Toxapex</w:t>
      </w:r>
      <w:proofErr w:type="spellEnd"/>
      <w:r>
        <w:t xml:space="preserve"> are the most central. Experienced players can identify why this is a strong team: </w:t>
      </w:r>
      <w:proofErr w:type="spellStart"/>
      <w:r>
        <w:t>Clefable</w:t>
      </w:r>
      <w:proofErr w:type="spellEnd"/>
      <w:r>
        <w:t xml:space="preserve"> is a powerful </w:t>
      </w:r>
      <w:proofErr w:type="gramStart"/>
      <w:r w:rsidR="00414941">
        <w:t>Pokémon</w:t>
      </w:r>
      <w:r>
        <w:t>, but</w:t>
      </w:r>
      <w:proofErr w:type="gramEnd"/>
      <w:r>
        <w:t xml:space="preserve"> is weak to steel and poison. </w:t>
      </w:r>
      <w:proofErr w:type="spellStart"/>
      <w:r>
        <w:t>Hippowdon</w:t>
      </w:r>
      <w:proofErr w:type="spellEnd"/>
      <w:r>
        <w:t xml:space="preserve"> is an excellent counter to most steel and poison types, including the popular counter to </w:t>
      </w:r>
      <w:proofErr w:type="spellStart"/>
      <w:r>
        <w:t>Clefable</w:t>
      </w:r>
      <w:proofErr w:type="spellEnd"/>
      <w:r>
        <w:t xml:space="preserve">, </w:t>
      </w:r>
      <w:proofErr w:type="spellStart"/>
      <w:r>
        <w:t>Skarmory</w:t>
      </w:r>
      <w:proofErr w:type="spellEnd"/>
      <w:r>
        <w:t xml:space="preserve">. </w:t>
      </w:r>
      <w:proofErr w:type="spellStart"/>
      <w:r>
        <w:t>Toxapex</w:t>
      </w:r>
      <w:proofErr w:type="spellEnd"/>
      <w:r>
        <w:t xml:space="preserve"> is a poison type suited for countering *other* </w:t>
      </w:r>
      <w:proofErr w:type="spellStart"/>
      <w:r>
        <w:t>Clefable</w:t>
      </w:r>
      <w:proofErr w:type="spellEnd"/>
      <w:ins w:id="0" w:author="Guest User" w:date="2020-12-30T18:38:00Z">
        <w:r>
          <w:t>-</w:t>
        </w:r>
      </w:ins>
      <w:del w:id="1" w:author="Guest User" w:date="2020-12-30T18:38:00Z">
        <w:r w:rsidR="00C03CB9" w:rsidDel="25A14FA4">
          <w:delText xml:space="preserve"> </w:delText>
        </w:r>
      </w:del>
      <w:r>
        <w:t xml:space="preserve">based teams. </w:t>
      </w:r>
    </w:p>
    <w:p w14:paraId="4B42EBF7" w14:textId="40AEDB73" w:rsidR="00E71704" w:rsidRDefault="05877AC9" w:rsidP="00C03CB9">
      <w:pPr>
        <w:pStyle w:val="ListParagraph"/>
        <w:numPr>
          <w:ilvl w:val="0"/>
          <w:numId w:val="9"/>
        </w:numPr>
      </w:pPr>
      <w:r w:rsidRPr="05877AC9">
        <w:rPr>
          <w:b/>
          <w:bCs/>
          <w:color w:val="CC9900"/>
        </w:rPr>
        <w:t>In brown</w:t>
      </w:r>
      <w:r>
        <w:t xml:space="preserve">, </w:t>
      </w:r>
      <w:proofErr w:type="spellStart"/>
      <w:r>
        <w:t>Excadrill</w:t>
      </w:r>
      <w:proofErr w:type="spellEnd"/>
      <w:r>
        <w:t xml:space="preserve"> appears to be the Pokémon many teams are built around. However, </w:t>
      </w:r>
      <w:proofErr w:type="spellStart"/>
      <w:r>
        <w:t>Excardill</w:t>
      </w:r>
      <w:proofErr w:type="spellEnd"/>
      <w:r>
        <w:t xml:space="preserve"> may also be found in </w:t>
      </w:r>
      <w:proofErr w:type="spellStart"/>
      <w:r>
        <w:t>Clefable</w:t>
      </w:r>
      <w:proofErr w:type="spellEnd"/>
      <w:r>
        <w:t xml:space="preserve">-based teams, often as a substitute for </w:t>
      </w:r>
      <w:proofErr w:type="spellStart"/>
      <w:r>
        <w:t>Hippowdon</w:t>
      </w:r>
      <w:proofErr w:type="spellEnd"/>
      <w:r>
        <w:t xml:space="preserve"> (hence the relatively lower teammate weight of </w:t>
      </w:r>
      <w:proofErr w:type="spellStart"/>
      <w:r>
        <w:t>Hippowdon</w:t>
      </w:r>
      <w:proofErr w:type="spellEnd"/>
      <w:r>
        <w:t>&lt;-&gt;</w:t>
      </w:r>
      <w:proofErr w:type="spellStart"/>
      <w:r>
        <w:t>Excadrill</w:t>
      </w:r>
      <w:proofErr w:type="spellEnd"/>
      <w:r>
        <w:t xml:space="preserve">). </w:t>
      </w:r>
    </w:p>
    <w:p w14:paraId="0F259B41" w14:textId="1C397437" w:rsidR="00362AEB" w:rsidRDefault="05877AC9" w:rsidP="00C03CB9">
      <w:pPr>
        <w:pStyle w:val="ListParagraph"/>
        <w:numPr>
          <w:ilvl w:val="0"/>
          <w:numId w:val="9"/>
        </w:numPr>
      </w:pPr>
      <w:r w:rsidRPr="05877AC9">
        <w:rPr>
          <w:b/>
          <w:bCs/>
          <w:color w:val="FFC000" w:themeColor="accent4"/>
        </w:rPr>
        <w:t>In orange</w:t>
      </w:r>
      <w:r>
        <w:t xml:space="preserve">, </w:t>
      </w:r>
      <w:proofErr w:type="spellStart"/>
      <w:r>
        <w:t>Riabloom</w:t>
      </w:r>
      <w:proofErr w:type="spellEnd"/>
      <w:r>
        <w:t xml:space="preserve"> is another popular choice to build a team around. An interesting observation in this community can be seen in the top left section: </w:t>
      </w:r>
      <w:proofErr w:type="spellStart"/>
      <w:r>
        <w:t>Shuckle</w:t>
      </w:r>
      <w:proofErr w:type="spellEnd"/>
      <w:r>
        <w:t xml:space="preserve"> </w:t>
      </w:r>
      <w:r w:rsidR="00117D44">
        <w:t>appears</w:t>
      </w:r>
      <w:r>
        <w:t xml:space="preserve"> to feature most often in </w:t>
      </w:r>
      <w:proofErr w:type="spellStart"/>
      <w:r>
        <w:t>Riabloom</w:t>
      </w:r>
      <w:proofErr w:type="spellEnd"/>
      <w:r>
        <w:t xml:space="preserve"> based teams, and only when also paired with </w:t>
      </w:r>
      <w:proofErr w:type="spellStart"/>
      <w:r>
        <w:t>Urshifu</w:t>
      </w:r>
      <w:proofErr w:type="spellEnd"/>
      <w:r>
        <w:t xml:space="preserve">. This tells us </w:t>
      </w:r>
      <w:proofErr w:type="gramStart"/>
      <w:r>
        <w:t>there’s</w:t>
      </w:r>
      <w:proofErr w:type="gramEnd"/>
      <w:r>
        <w:t xml:space="preserve"> an interesting synergy to be found between </w:t>
      </w:r>
      <w:proofErr w:type="spellStart"/>
      <w:r>
        <w:t>Schuckle</w:t>
      </w:r>
      <w:proofErr w:type="spellEnd"/>
      <w:r>
        <w:t xml:space="preserve"> and </w:t>
      </w:r>
      <w:proofErr w:type="spellStart"/>
      <w:r>
        <w:t>Urshifu</w:t>
      </w:r>
      <w:proofErr w:type="spellEnd"/>
      <w:r>
        <w:t>.</w:t>
      </w:r>
    </w:p>
    <w:p w14:paraId="5AA4A753" w14:textId="77777777" w:rsidR="00C90A3F" w:rsidRDefault="00354630" w:rsidP="00C03CB9">
      <w:pPr>
        <w:pStyle w:val="ListParagraph"/>
        <w:numPr>
          <w:ilvl w:val="0"/>
          <w:numId w:val="9"/>
        </w:numPr>
      </w:pPr>
      <w:r w:rsidRPr="004E7F1C">
        <w:rPr>
          <w:b/>
          <w:bCs/>
          <w:color w:val="00B050"/>
        </w:rPr>
        <w:t>In green</w:t>
      </w:r>
      <w:r>
        <w:t xml:space="preserve">, </w:t>
      </w:r>
      <w:proofErr w:type="spellStart"/>
      <w:r>
        <w:t>Genesect</w:t>
      </w:r>
      <w:proofErr w:type="spellEnd"/>
      <w:r>
        <w:t xml:space="preserve"> is the most central node. Interesting</w:t>
      </w:r>
      <w:r w:rsidR="004D1E74">
        <w:t>ly</w:t>
      </w:r>
      <w:r w:rsidR="008B15C7">
        <w:t xml:space="preserve"> no nodes connect this </w:t>
      </w:r>
      <w:r w:rsidR="004D1E74">
        <w:t xml:space="preserve">community </w:t>
      </w:r>
      <w:r w:rsidR="008B15C7">
        <w:t>to the other communities, which tells us this team strategy is mutually exclusive with the other choices.</w:t>
      </w:r>
    </w:p>
    <w:p w14:paraId="236C2900" w14:textId="77777777" w:rsidR="0016563E" w:rsidRDefault="25A14FA4" w:rsidP="00255875">
      <w:pPr>
        <w:pStyle w:val="ListParagraph"/>
        <w:keepNext/>
        <w:numPr>
          <w:ilvl w:val="0"/>
          <w:numId w:val="9"/>
        </w:numPr>
      </w:pPr>
      <w:r w:rsidRPr="25A14FA4">
        <w:rPr>
          <w:b/>
          <w:bCs/>
          <w:color w:val="FF0000"/>
        </w:rPr>
        <w:t xml:space="preserve">In red, </w:t>
      </w:r>
      <w:r>
        <w:t>we have another isolated cluster, but of only three Pokémon.</w:t>
      </w:r>
      <w:r w:rsidRPr="25A14FA4">
        <w:rPr>
          <w:b/>
          <w:bCs/>
          <w:color w:val="FF0000"/>
        </w:rPr>
        <w:t xml:space="preserve"> </w:t>
      </w:r>
      <w:r>
        <w:t>This indicates that these three frequently appear together, but the remaining Pokémon on their team are a mix of many different choices, with no teammate weights above our threshold.</w:t>
      </w:r>
    </w:p>
    <w:p w14:paraId="7220B583" w14:textId="13B50ACD" w:rsidR="00255875" w:rsidRDefault="25A14FA4" w:rsidP="0016563E">
      <w:pPr>
        <w:pStyle w:val="ListParagraph"/>
        <w:keepNext/>
      </w:pPr>
      <w:r>
        <w:t xml:space="preserve"> </w:t>
      </w:r>
      <w:r w:rsidR="00C90A3F">
        <w:rPr>
          <w:noProof/>
        </w:rPr>
        <w:drawing>
          <wp:inline distT="0" distB="0" distL="0" distR="0" wp14:anchorId="7BA35D51" wp14:editId="2220DFBF">
            <wp:extent cx="5731510" cy="489403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4894038"/>
                    </a:xfrm>
                    <a:prstGeom prst="rect">
                      <a:avLst/>
                    </a:prstGeom>
                  </pic:spPr>
                </pic:pic>
              </a:graphicData>
            </a:graphic>
          </wp:inline>
        </w:drawing>
      </w:r>
    </w:p>
    <w:p w14:paraId="3CFEA308" w14:textId="6BF5D868" w:rsidR="00F609D1" w:rsidRDefault="00255875" w:rsidP="00F5214C">
      <w:pPr>
        <w:pStyle w:val="Caption"/>
      </w:pPr>
      <w:r>
        <w:t xml:space="preserve">Figure </w:t>
      </w:r>
      <w:r w:rsidR="00E33E9D">
        <w:fldChar w:fldCharType="begin"/>
      </w:r>
      <w:r w:rsidR="00E33E9D">
        <w:instrText xml:space="preserve"> SEQ Figure \* ARABIC </w:instrText>
      </w:r>
      <w:r w:rsidR="00E33E9D">
        <w:fldChar w:fldCharType="separate"/>
      </w:r>
      <w:r w:rsidR="006951B3">
        <w:rPr>
          <w:noProof/>
        </w:rPr>
        <w:t>2</w:t>
      </w:r>
      <w:r w:rsidR="00E33E9D">
        <w:rPr>
          <w:noProof/>
        </w:rPr>
        <w:fldChar w:fldCharType="end"/>
      </w:r>
      <w:r>
        <w:t xml:space="preserve">: </w:t>
      </w:r>
      <w:r w:rsidR="00F5214C">
        <w:t>Teammate selection among average players, September 2020</w:t>
      </w:r>
    </w:p>
    <w:p w14:paraId="2B2D5D2F" w14:textId="77C55D94" w:rsidR="00347927" w:rsidRDefault="00505460" w:rsidP="00347927">
      <w:r>
        <w:t>In figure 2,</w:t>
      </w:r>
      <w:r w:rsidR="006C1D1E">
        <w:t xml:space="preserve"> we create the same network graph as in figure 1, but for the average skilled players. From figure 1 and 2 we are then able to</w:t>
      </w:r>
      <w:r>
        <w:t xml:space="preserve"> compare</w:t>
      </w:r>
      <w:r w:rsidR="006C1D1E">
        <w:t xml:space="preserve"> team selection strategies between average and</w:t>
      </w:r>
      <w:r>
        <w:t xml:space="preserve"> high</w:t>
      </w:r>
      <w:r w:rsidR="006C1D1E">
        <w:t>ly</w:t>
      </w:r>
      <w:r>
        <w:t xml:space="preserve"> skill</w:t>
      </w:r>
      <w:r w:rsidR="006C1D1E">
        <w:t>ed</w:t>
      </w:r>
      <w:r>
        <w:t xml:space="preserve"> player</w:t>
      </w:r>
      <w:r w:rsidR="006C1D1E">
        <w:t xml:space="preserve">s. By comparing the two </w:t>
      </w:r>
      <w:r w:rsidR="00990892">
        <w:t>figures</w:t>
      </w:r>
      <w:r w:rsidR="006C1D1E">
        <w:t xml:space="preserve"> we find:</w:t>
      </w:r>
      <w:r>
        <w:t xml:space="preserve"> </w:t>
      </w:r>
    </w:p>
    <w:p w14:paraId="69FAA64D" w14:textId="721BFF40" w:rsidR="00505460" w:rsidRDefault="00505460" w:rsidP="00505460">
      <w:pPr>
        <w:pStyle w:val="ListParagraph"/>
        <w:numPr>
          <w:ilvl w:val="0"/>
          <w:numId w:val="10"/>
        </w:numPr>
      </w:pPr>
      <w:r>
        <w:t xml:space="preserve">There is much less separation of communities, meaning the average players are mixing </w:t>
      </w:r>
      <w:r w:rsidR="009B305A">
        <w:t>Pokémon</w:t>
      </w:r>
      <w:r>
        <w:t xml:space="preserve"> from different communities much more frequently. As a result, there are less clearly defined </w:t>
      </w:r>
      <w:r w:rsidR="009B305A">
        <w:t xml:space="preserve">sets of </w:t>
      </w:r>
      <w:r w:rsidR="006C1D1E">
        <w:t>Pokémon</w:t>
      </w:r>
      <w:r w:rsidR="009B305A">
        <w:t xml:space="preserve"> being organised into typical teams. This may be indicative of players making more experimental choices, whereas more skilled players have a keener sense of the best combinations of teammates. </w:t>
      </w:r>
    </w:p>
    <w:p w14:paraId="41BE4C53" w14:textId="330AADBD" w:rsidR="009B305A" w:rsidRPr="00347927" w:rsidRDefault="05877AC9" w:rsidP="00505460">
      <w:pPr>
        <w:pStyle w:val="ListParagraph"/>
        <w:numPr>
          <w:ilvl w:val="0"/>
          <w:numId w:val="10"/>
        </w:numPr>
      </w:pPr>
      <w:r>
        <w:t xml:space="preserve">The most central nodes in these communities are different to those of the higher skilled tiers. This indicates that average players </w:t>
      </w:r>
      <w:r w:rsidRPr="05877AC9">
        <w:rPr>
          <w:i/>
          <w:iCs/>
        </w:rPr>
        <w:t>are not</w:t>
      </w:r>
      <w:r>
        <w:t xml:space="preserve"> making the same teams as higher skilled players, rather, higher skilled players choose totally different teams to average players. This tells us that team selection before a match, not just skilled decisions in a match, is a key factor in success. </w:t>
      </w:r>
    </w:p>
    <w:p w14:paraId="0652C211" w14:textId="0B5548F3" w:rsidR="006951B3" w:rsidRDefault="00347927" w:rsidP="006951B3">
      <w:pPr>
        <w:keepNext/>
      </w:pPr>
      <w:r>
        <w:rPr>
          <w:noProof/>
        </w:rPr>
        <w:drawing>
          <wp:anchor distT="0" distB="0" distL="114300" distR="114300" simplePos="0" relativeHeight="251662336" behindDoc="0" locked="0" layoutInCell="1" allowOverlap="1" wp14:anchorId="337543BB" wp14:editId="4BECAFDC">
            <wp:simplePos x="0" y="0"/>
            <wp:positionH relativeFrom="margin">
              <wp:posOffset>-280766</wp:posOffset>
            </wp:positionH>
            <wp:positionV relativeFrom="paragraph">
              <wp:posOffset>-518</wp:posOffset>
            </wp:positionV>
            <wp:extent cx="6453505" cy="3308350"/>
            <wp:effectExtent l="0" t="0" r="444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3505"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2AFE3" w14:textId="042F3794" w:rsidR="00F5214C" w:rsidRDefault="006951B3" w:rsidP="006951B3">
      <w:pPr>
        <w:pStyle w:val="Caption"/>
      </w:pPr>
      <w:r>
        <w:t xml:space="preserve">Figure </w:t>
      </w:r>
      <w:r w:rsidR="00E33E9D">
        <w:fldChar w:fldCharType="begin"/>
      </w:r>
      <w:r w:rsidR="00E33E9D">
        <w:instrText xml:space="preserve"> SEQ Figure \* ARABIC </w:instrText>
      </w:r>
      <w:r w:rsidR="00E33E9D">
        <w:fldChar w:fldCharType="separate"/>
      </w:r>
      <w:r>
        <w:rPr>
          <w:noProof/>
        </w:rPr>
        <w:t>3</w:t>
      </w:r>
      <w:r w:rsidR="00E33E9D">
        <w:rPr>
          <w:noProof/>
        </w:rPr>
        <w:fldChar w:fldCharType="end"/>
      </w:r>
      <w:r>
        <w:t>: Teammate selection among high skill players, October 2015</w:t>
      </w:r>
    </w:p>
    <w:p w14:paraId="582C7114" w14:textId="186C4ED6" w:rsidR="00F5214C" w:rsidRDefault="05877AC9" w:rsidP="00F5214C">
      <w:r>
        <w:t xml:space="preserve">It is also interesting to compare what teams are popular in 2020 as opposed to 2015, when generations 6 to 8 were not </w:t>
      </w:r>
      <w:ins w:id="2" w:author="Guest User" w:date="2020-12-30T18:48:00Z">
        <w:r>
          <w:t xml:space="preserve">yet </w:t>
        </w:r>
      </w:ins>
      <w:r>
        <w:t>available</w:t>
      </w:r>
      <w:del w:id="3" w:author="Guest User" w:date="2020-12-30T18:48:00Z">
        <w:r w:rsidR="00055095" w:rsidDel="05877AC9">
          <w:delText xml:space="preserve"> at the time</w:delText>
        </w:r>
      </w:del>
      <w:r>
        <w:t xml:space="preserve">. In figure 3 we create a network graph for the highly ranked players from 2015.  From this figure we once again see that highly ranked players have more clearly defined communities than average tier players. </w:t>
      </w:r>
    </w:p>
    <w:p w14:paraId="6C8576AF" w14:textId="258E13F7" w:rsidR="00347927" w:rsidRDefault="05877AC9" w:rsidP="00F5214C">
      <w:r>
        <w:t xml:space="preserve">One interesting observation is that even though </w:t>
      </w:r>
      <w:proofErr w:type="spellStart"/>
      <w:r>
        <w:t>Clefable</w:t>
      </w:r>
      <w:proofErr w:type="spellEnd"/>
      <w:r>
        <w:t xml:space="preserve"> and </w:t>
      </w:r>
      <w:proofErr w:type="spellStart"/>
      <w:r>
        <w:t>Excadrill</w:t>
      </w:r>
      <w:proofErr w:type="spellEnd"/>
      <w:r>
        <w:t xml:space="preserve"> were both available in 2015, they were not pivotal choices for team building, like we see in 2020.  This indicates to us how the metagame was shifted over time</w:t>
      </w:r>
      <w:r w:rsidR="00B17F43">
        <w:t>.</w:t>
      </w:r>
    </w:p>
    <w:p w14:paraId="0D139528" w14:textId="23B36A3F" w:rsidR="00347927" w:rsidRDefault="00347927" w:rsidP="00347927">
      <w:pPr>
        <w:pStyle w:val="Heading2"/>
      </w:pPr>
      <w:r>
        <w:t>Conclusion</w:t>
      </w:r>
    </w:p>
    <w:p w14:paraId="34FFCAEE" w14:textId="3830FA92" w:rsidR="00215860" w:rsidRDefault="05877AC9" w:rsidP="00215860">
      <w:r>
        <w:t xml:space="preserve">Metagames in eSports are an excellent topic for analysing strategic </w:t>
      </w:r>
      <w:proofErr w:type="gramStart"/>
      <w:r>
        <w:t>choices, because</w:t>
      </w:r>
      <w:proofErr w:type="gramEnd"/>
      <w:r>
        <w:t xml:space="preserve"> we have a unique opportunity to capture highly detailed information for how players are making choices in response to different strategic contexts. In many games, but also in many other contexts, </w:t>
      </w:r>
      <w:del w:id="4" w:author="Guest User" w:date="2020-12-30T18:50:00Z">
        <w:r w:rsidR="00B93510" w:rsidDel="05877AC9">
          <w:delText xml:space="preserve">how </w:delText>
        </w:r>
      </w:del>
      <w:ins w:id="5" w:author="Guest User" w:date="2020-12-30T18:50:00Z">
        <w:r>
          <w:t xml:space="preserve">the way in which </w:t>
        </w:r>
      </w:ins>
      <w:r>
        <w:t>individual components work together is just as important as how they operate individually. This emphasis</w:t>
      </w:r>
      <w:del w:id="6" w:author="Guest User" w:date="2020-12-30T18:50:00Z">
        <w:r w:rsidR="00B93510" w:rsidDel="05877AC9">
          <w:delText>e</w:delText>
        </w:r>
      </w:del>
      <w:r>
        <w:t xml:space="preserve"> on synergies between actors is an important approach for analysing systems made up of genes, marketing campaigns, </w:t>
      </w:r>
      <w:del w:id="7" w:author="Guest User" w:date="2020-12-30T18:50:00Z">
        <w:r w:rsidR="00B93510" w:rsidDel="05877AC9">
          <w:delText xml:space="preserve">as well </w:delText>
        </w:r>
      </w:del>
      <w:ins w:id="8" w:author="Guest User" w:date="2020-12-30T18:50:00Z">
        <w:r>
          <w:t xml:space="preserve">or </w:t>
        </w:r>
      </w:ins>
      <w:r>
        <w:t xml:space="preserve">teammates in a game. </w:t>
      </w:r>
    </w:p>
    <w:p w14:paraId="1D73AEE4" w14:textId="23DA7001" w:rsidR="002F30CF" w:rsidRPr="00215860" w:rsidRDefault="05877AC9" w:rsidP="00215860">
      <w:r>
        <w:t>In this article, we have made one demonstration of using co-appearance to create network graphs we can analyse to discern the various strategies players employ. We can identify when certain selections of Pokémon may have compl</w:t>
      </w:r>
      <w:ins w:id="9" w:author="Guest User" w:date="2020-12-30T18:50:00Z">
        <w:r>
          <w:t>e</w:t>
        </w:r>
      </w:ins>
      <w:del w:id="10" w:author="Guest User" w:date="2020-12-30T18:50:00Z">
        <w:r w:rsidR="003D7ED7" w:rsidDel="05877AC9">
          <w:delText>i</w:delText>
        </w:r>
      </w:del>
      <w:r>
        <w:t>mentary roles, or when they serve mutually</w:t>
      </w:r>
      <w:ins w:id="11" w:author="Guest User" w:date="2020-12-30T18:50:00Z">
        <w:r>
          <w:t>-</w:t>
        </w:r>
      </w:ins>
      <w:del w:id="12" w:author="Guest User" w:date="2020-12-30T18:50:00Z">
        <w:r w:rsidR="003D7ED7" w:rsidDel="05877AC9">
          <w:delText xml:space="preserve"> </w:delText>
        </w:r>
      </w:del>
      <w:r>
        <w:t xml:space="preserve">exclusive roles, and so players should pick one or the other, but not both. Insights into high skill player behaviour like this can help us understand how to achieve success at the game faster and apply that approach to other fields. </w:t>
      </w:r>
    </w:p>
    <w:p w14:paraId="2C42B011" w14:textId="77777777" w:rsidR="009F69F6" w:rsidRDefault="009F69F6" w:rsidP="009F69F6">
      <w:pPr>
        <w:pStyle w:val="Heading2"/>
      </w:pPr>
      <w:r w:rsidRPr="00B45F5A">
        <w:t>References</w:t>
      </w:r>
    </w:p>
    <w:p w14:paraId="156938DF" w14:textId="77777777" w:rsidR="009F69F6" w:rsidRPr="00B45F5A" w:rsidRDefault="009F69F6" w:rsidP="009F69F6"/>
    <w:p w14:paraId="00B77B70" w14:textId="77777777" w:rsidR="009F69F6" w:rsidRDefault="00E33E9D" w:rsidP="009F69F6">
      <w:pPr>
        <w:pStyle w:val="ListParagraph"/>
        <w:numPr>
          <w:ilvl w:val="0"/>
          <w:numId w:val="11"/>
        </w:numPr>
      </w:pPr>
      <w:hyperlink r:id="rId16" w:history="1">
        <w:r w:rsidR="009F69F6" w:rsidRPr="001B06B1">
          <w:rPr>
            <w:rStyle w:val="Hyperlink"/>
          </w:rPr>
          <w:t>https://www.smogon.com/forums/threads/everything-you-ever-wanted-to-know-about-ratings.3487422/</w:t>
        </w:r>
      </w:hyperlink>
    </w:p>
    <w:p w14:paraId="1A07228D" w14:textId="77777777" w:rsidR="009F69F6" w:rsidRDefault="00E33E9D" w:rsidP="009F69F6">
      <w:pPr>
        <w:pStyle w:val="ListParagraph"/>
        <w:numPr>
          <w:ilvl w:val="0"/>
          <w:numId w:val="11"/>
        </w:numPr>
      </w:pPr>
      <w:hyperlink r:id="rId17" w:history="1">
        <w:r w:rsidR="009F69F6" w:rsidRPr="001B06B1">
          <w:rPr>
            <w:rStyle w:val="Hyperlink"/>
          </w:rPr>
          <w:t>https://www.smogon.com/stats/2015-10/chaos/gen5ou-1760.json</w:t>
        </w:r>
      </w:hyperlink>
    </w:p>
    <w:p w14:paraId="1EC52ACE" w14:textId="77777777" w:rsidR="009F69F6" w:rsidRDefault="00E33E9D" w:rsidP="009F69F6">
      <w:pPr>
        <w:pStyle w:val="ListParagraph"/>
        <w:numPr>
          <w:ilvl w:val="0"/>
          <w:numId w:val="11"/>
        </w:numPr>
      </w:pPr>
      <w:hyperlink r:id="rId18" w:history="1">
        <w:r w:rsidR="009F69F6" w:rsidRPr="001B06B1">
          <w:rPr>
            <w:rStyle w:val="Hyperlink"/>
          </w:rPr>
          <w:t>https://www.smogon.com/stats/2020-10/chaos/gen8ou-1825.json</w:t>
        </w:r>
      </w:hyperlink>
    </w:p>
    <w:p w14:paraId="0D07ECEE" w14:textId="77777777" w:rsidR="009F69F6" w:rsidRDefault="00E33E9D" w:rsidP="009F69F6">
      <w:pPr>
        <w:pStyle w:val="ListParagraph"/>
        <w:numPr>
          <w:ilvl w:val="0"/>
          <w:numId w:val="11"/>
        </w:numPr>
      </w:pPr>
      <w:hyperlink r:id="rId19" w:history="1">
        <w:r w:rsidR="009F69F6" w:rsidRPr="001B06B1">
          <w:rPr>
            <w:rStyle w:val="Hyperlink"/>
          </w:rPr>
          <w:t>https://www.smogon.com/stats/2020-09/chaos/gen8ou-1500.json</w:t>
        </w:r>
      </w:hyperlink>
    </w:p>
    <w:p w14:paraId="04191841" w14:textId="77777777" w:rsidR="009F69F6" w:rsidRDefault="00E33E9D" w:rsidP="009F69F6">
      <w:pPr>
        <w:pStyle w:val="ListParagraph"/>
        <w:numPr>
          <w:ilvl w:val="0"/>
          <w:numId w:val="11"/>
        </w:numPr>
      </w:pPr>
      <w:hyperlink r:id="rId20" w:history="1">
        <w:r w:rsidR="009F69F6" w:rsidRPr="00AB2725">
          <w:rPr>
            <w:rStyle w:val="Hyperlink"/>
          </w:rPr>
          <w:t>https://en.wikipedia.org/wiki/Elo_rating_system</w:t>
        </w:r>
      </w:hyperlink>
    </w:p>
    <w:p w14:paraId="51C430C5" w14:textId="77777777" w:rsidR="009F69F6" w:rsidRDefault="00E33E9D" w:rsidP="009F69F6">
      <w:pPr>
        <w:pStyle w:val="ListParagraph"/>
        <w:numPr>
          <w:ilvl w:val="0"/>
          <w:numId w:val="11"/>
        </w:numPr>
      </w:pPr>
      <w:hyperlink r:id="rId21" w:history="1">
        <w:r w:rsidR="009F69F6" w:rsidRPr="001B06B1">
          <w:rPr>
            <w:rStyle w:val="Hyperlink"/>
          </w:rPr>
          <w:t>https://en.wikipedia.org/wiki/Louvain_method</w:t>
        </w:r>
      </w:hyperlink>
    </w:p>
    <w:p w14:paraId="18219A38" w14:textId="77777777" w:rsidR="00347927" w:rsidRPr="00347927" w:rsidRDefault="00347927" w:rsidP="00347927"/>
    <w:p w14:paraId="2390F1D2" w14:textId="048984E3" w:rsidR="002822C4" w:rsidRDefault="05877AC9" w:rsidP="00D36084">
      <w:pPr>
        <w:pStyle w:val="Heading2"/>
      </w:pPr>
      <w:r>
        <w:t>Appendix: Walkthrough</w:t>
      </w:r>
    </w:p>
    <w:p w14:paraId="2ABBAD5E" w14:textId="75C2D9D7" w:rsidR="00D36084" w:rsidRDefault="00D36084" w:rsidP="00D36084">
      <w:r>
        <w:t>You can recreate this entire analysis yourself!</w:t>
      </w:r>
      <w:r w:rsidR="00FC0667">
        <w:t xml:space="preserve"> </w:t>
      </w:r>
      <w:r w:rsidR="00E5303E">
        <w:t xml:space="preserve">The below walkthrough may take around 20-30 minutes to complete. </w:t>
      </w:r>
      <w:r w:rsidR="00FC0667">
        <w:t xml:space="preserve">This is a beginner friendly walkthrough, so you </w:t>
      </w:r>
      <w:proofErr w:type="gramStart"/>
      <w:r w:rsidR="00FC0667">
        <w:t>don’t</w:t>
      </w:r>
      <w:proofErr w:type="gramEnd"/>
      <w:r w:rsidR="00FC0667">
        <w:t xml:space="preserve"> need any </w:t>
      </w:r>
      <w:r w:rsidR="00BB28E5">
        <w:t>prior experience to follow along. Familiarity with any query language will help you understand w</w:t>
      </w:r>
      <w:r w:rsidR="001B2A97">
        <w:t xml:space="preserve">hat the code is doing. </w:t>
      </w:r>
    </w:p>
    <w:p w14:paraId="25E81A21" w14:textId="71479DF4" w:rsidR="00D36084" w:rsidRPr="00D36084" w:rsidRDefault="00FC0667" w:rsidP="00FC0667">
      <w:pPr>
        <w:pStyle w:val="Heading3"/>
      </w:pPr>
      <w:r>
        <w:t>Prepare an environment</w:t>
      </w:r>
    </w:p>
    <w:p w14:paraId="776FC0D9" w14:textId="3F860501" w:rsidR="00B3620D" w:rsidRDefault="0005279B" w:rsidP="0005279B">
      <w:pPr>
        <w:pStyle w:val="ListParagraph"/>
        <w:numPr>
          <w:ilvl w:val="0"/>
          <w:numId w:val="8"/>
        </w:numPr>
      </w:pPr>
      <w:r>
        <w:t xml:space="preserve">Create a free account with Neo4J and create your own Sandbox </w:t>
      </w:r>
      <w:hyperlink r:id="rId22" w:history="1">
        <w:r w:rsidRPr="0005279B">
          <w:rPr>
            <w:rStyle w:val="Hyperlink"/>
          </w:rPr>
          <w:t>here</w:t>
        </w:r>
      </w:hyperlink>
      <w:r w:rsidR="00B90C71">
        <w:t>.</w:t>
      </w:r>
    </w:p>
    <w:p w14:paraId="137AD45A" w14:textId="0432F4DE" w:rsidR="00B90C71" w:rsidRDefault="00B90C71" w:rsidP="0005279B">
      <w:pPr>
        <w:pStyle w:val="ListParagraph"/>
        <w:numPr>
          <w:ilvl w:val="0"/>
          <w:numId w:val="8"/>
        </w:numPr>
      </w:pPr>
      <w:r>
        <w:t>Select ‘New Project’ and Select ‘Blank Sandbox</w:t>
      </w:r>
      <w:r w:rsidR="00027104">
        <w:t>.</w:t>
      </w:r>
      <w:r>
        <w:t>’</w:t>
      </w:r>
    </w:p>
    <w:p w14:paraId="7CC69CDC" w14:textId="57AB7937" w:rsidR="00B90C71" w:rsidRDefault="00B90C71" w:rsidP="0005279B">
      <w:pPr>
        <w:pStyle w:val="ListParagraph"/>
        <w:numPr>
          <w:ilvl w:val="0"/>
          <w:numId w:val="8"/>
        </w:numPr>
      </w:pPr>
      <w:r>
        <w:t>Select ‘Launch in Browser’</w:t>
      </w:r>
    </w:p>
    <w:p w14:paraId="68560FD1" w14:textId="7CDB2506" w:rsidR="00B90C71" w:rsidRDefault="00B90C71" w:rsidP="0005279B">
      <w:pPr>
        <w:pStyle w:val="ListParagraph"/>
        <w:numPr>
          <w:ilvl w:val="0"/>
          <w:numId w:val="8"/>
        </w:numPr>
      </w:pPr>
      <w:r>
        <w:t xml:space="preserve">At the top of the screen, you will see the command line, enter the following code in chunks (unfortunately, neo4j Sandbox </w:t>
      </w:r>
      <w:proofErr w:type="gramStart"/>
      <w:r>
        <w:t>isn’t</w:t>
      </w:r>
      <w:proofErr w:type="gramEnd"/>
      <w:r>
        <w:t xml:space="preserve"> powerful enough to execute all the code at once!)</w:t>
      </w:r>
    </w:p>
    <w:p w14:paraId="7E2844CC" w14:textId="4910C717" w:rsidR="0065786B" w:rsidRDefault="0065786B" w:rsidP="0065786B">
      <w:pPr>
        <w:pStyle w:val="Heading3"/>
      </w:pPr>
      <w:r>
        <w:t>The Code</w:t>
      </w:r>
    </w:p>
    <w:p w14:paraId="7ADCC7C2" w14:textId="1B4646FB" w:rsidR="0065786B" w:rsidRDefault="00064F20" w:rsidP="0065786B">
      <w:r>
        <w:t xml:space="preserve">Execute each commented </w:t>
      </w:r>
      <w:r w:rsidR="00F416B6">
        <w:t xml:space="preserve">section separately. </w:t>
      </w:r>
      <w:r w:rsidR="00D71641">
        <w:t xml:space="preserve">The below code is extracting data from one of </w:t>
      </w:r>
      <w:r w:rsidR="00027104">
        <w:t xml:space="preserve">the </w:t>
      </w:r>
      <w:r w:rsidR="009F69F6">
        <w:t xml:space="preserve">selected JSON files. Simply change the URL to a different set from smogon.com/stats, to analyse a different </w:t>
      </w:r>
      <w:r w:rsidR="00027104">
        <w:t xml:space="preserve">skill tier or </w:t>
      </w:r>
      <w:proofErr w:type="gramStart"/>
      <w:r w:rsidR="00027104">
        <w:t>time period</w:t>
      </w:r>
      <w:proofErr w:type="gramEnd"/>
      <w:r w:rsidR="00027104">
        <w:t xml:space="preserve">. </w:t>
      </w:r>
    </w:p>
    <w:p w14:paraId="6906F133"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Create Nodes and Relationships from JSON</w:t>
      </w:r>
    </w:p>
    <w:p w14:paraId="4A6031F4"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WITH "</w:t>
      </w:r>
      <w:r w:rsidRPr="00546FAE">
        <w:rPr>
          <w:rFonts w:ascii="Courier New" w:hAnsi="Courier New" w:cs="Courier New"/>
          <w:shd w:val="clear" w:color="auto" w:fill="FFFF00"/>
        </w:rPr>
        <w:t>https://www.smogon.com/stats/2020-10/chaos/gen8ou-1825.json</w:t>
      </w:r>
      <w:r w:rsidRPr="00546FAE">
        <w:rPr>
          <w:rFonts w:ascii="Courier New" w:hAnsi="Courier New" w:cs="Courier New"/>
        </w:rPr>
        <w:t xml:space="preserve">" AS </w:t>
      </w:r>
      <w:proofErr w:type="spellStart"/>
      <w:r w:rsidRPr="00546FAE">
        <w:rPr>
          <w:rFonts w:ascii="Courier New" w:hAnsi="Courier New" w:cs="Courier New"/>
        </w:rPr>
        <w:t>url</w:t>
      </w:r>
      <w:proofErr w:type="spellEnd"/>
    </w:p>
    <w:p w14:paraId="67694437"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CALL </w:t>
      </w:r>
      <w:proofErr w:type="spellStart"/>
      <w:proofErr w:type="gramStart"/>
      <w:r w:rsidRPr="00546FAE">
        <w:rPr>
          <w:rFonts w:ascii="Courier New" w:hAnsi="Courier New" w:cs="Courier New"/>
        </w:rPr>
        <w:t>apoc.load</w:t>
      </w:r>
      <w:proofErr w:type="gramEnd"/>
      <w:r w:rsidRPr="00546FAE">
        <w:rPr>
          <w:rFonts w:ascii="Courier New" w:hAnsi="Courier New" w:cs="Courier New"/>
        </w:rPr>
        <w:t>.json</w:t>
      </w:r>
      <w:proofErr w:type="spellEnd"/>
      <w:r w:rsidRPr="00546FAE">
        <w:rPr>
          <w:rFonts w:ascii="Courier New" w:hAnsi="Courier New" w:cs="Courier New"/>
        </w:rPr>
        <w:t>(</w:t>
      </w:r>
      <w:proofErr w:type="spellStart"/>
      <w:r w:rsidRPr="00546FAE">
        <w:rPr>
          <w:rFonts w:ascii="Courier New" w:hAnsi="Courier New" w:cs="Courier New"/>
        </w:rPr>
        <w:t>url</w:t>
      </w:r>
      <w:proofErr w:type="spellEnd"/>
      <w:r w:rsidRPr="00546FAE">
        <w:rPr>
          <w:rFonts w:ascii="Courier New" w:hAnsi="Courier New" w:cs="Courier New"/>
        </w:rPr>
        <w:t>) YIELD value</w:t>
      </w:r>
    </w:p>
    <w:p w14:paraId="4C6AE55F"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UNWIND </w:t>
      </w:r>
      <w:proofErr w:type="spellStart"/>
      <w:r w:rsidRPr="00546FAE">
        <w:rPr>
          <w:rFonts w:ascii="Courier New" w:hAnsi="Courier New" w:cs="Courier New"/>
        </w:rPr>
        <w:t>value.data</w:t>
      </w:r>
      <w:proofErr w:type="spellEnd"/>
      <w:r w:rsidRPr="00546FAE">
        <w:rPr>
          <w:rFonts w:ascii="Courier New" w:hAnsi="Courier New" w:cs="Courier New"/>
        </w:rPr>
        <w:t xml:space="preserve"> as d</w:t>
      </w:r>
    </w:p>
    <w:p w14:paraId="3BEE3CDD" w14:textId="3135FAB3"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FOREACH (name in keys(d) | CREATE (</w:t>
      </w:r>
      <w:proofErr w:type="spellStart"/>
      <w:proofErr w:type="gramStart"/>
      <w:r w:rsidR="00B1648B">
        <w:rPr>
          <w:rFonts w:ascii="Courier New" w:hAnsi="Courier New" w:cs="Courier New"/>
        </w:rPr>
        <w:t>Pokémon</w:t>
      </w:r>
      <w:r w:rsidRPr="00546FAE">
        <w:rPr>
          <w:rFonts w:ascii="Courier New" w:hAnsi="Courier New" w:cs="Courier New"/>
        </w:rPr>
        <w:t>:</w:t>
      </w:r>
      <w:r w:rsidR="00B1648B">
        <w:rPr>
          <w:rFonts w:ascii="Courier New" w:hAnsi="Courier New" w:cs="Courier New"/>
        </w:rPr>
        <w:t>Pokémon</w:t>
      </w:r>
      <w:proofErr w:type="spellEnd"/>
      <w:proofErr w:type="gramEnd"/>
      <w:r w:rsidRPr="00546FAE">
        <w:rPr>
          <w:rFonts w:ascii="Courier New" w:hAnsi="Courier New" w:cs="Courier New"/>
        </w:rPr>
        <w:t xml:space="preserve"> {id: name, teammates: keys(d[name].Teammates)}))</w:t>
      </w:r>
    </w:p>
    <w:p w14:paraId="3DA1AB79"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With value </w:t>
      </w:r>
    </w:p>
    <w:p w14:paraId="7E3C1BD7"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UNWIND keys(</w:t>
      </w:r>
      <w:proofErr w:type="spellStart"/>
      <w:r w:rsidRPr="00546FAE">
        <w:rPr>
          <w:rFonts w:ascii="Courier New" w:hAnsi="Courier New" w:cs="Courier New"/>
        </w:rPr>
        <w:t>value.data</w:t>
      </w:r>
      <w:proofErr w:type="spellEnd"/>
      <w:r w:rsidRPr="00546FAE">
        <w:rPr>
          <w:rFonts w:ascii="Courier New" w:hAnsi="Courier New" w:cs="Courier New"/>
        </w:rPr>
        <w:t>) as name</w:t>
      </w:r>
    </w:p>
    <w:p w14:paraId="630513F8" w14:textId="5E49A55F"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a:</w:t>
      </w:r>
      <w:r w:rsidR="00B1648B">
        <w:rPr>
          <w:rFonts w:ascii="Courier New" w:hAnsi="Courier New" w:cs="Courier New"/>
        </w:rPr>
        <w:t>Pokémon</w:t>
      </w:r>
      <w:proofErr w:type="spellEnd"/>
      <w:proofErr w:type="gramEnd"/>
      <w:r w:rsidRPr="00546FAE">
        <w:rPr>
          <w:rFonts w:ascii="Courier New" w:hAnsi="Courier New" w:cs="Courier New"/>
        </w:rPr>
        <w:t>) WHERE a.id = name</w:t>
      </w:r>
    </w:p>
    <w:p w14:paraId="54DBFD84"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UNWIND </w:t>
      </w:r>
      <w:proofErr w:type="spellStart"/>
      <w:proofErr w:type="gramStart"/>
      <w:r w:rsidRPr="00546FAE">
        <w:rPr>
          <w:rFonts w:ascii="Courier New" w:hAnsi="Courier New" w:cs="Courier New"/>
        </w:rPr>
        <w:t>a.teammates</w:t>
      </w:r>
      <w:proofErr w:type="spellEnd"/>
      <w:proofErr w:type="gramEnd"/>
      <w:r w:rsidRPr="00546FAE">
        <w:rPr>
          <w:rFonts w:ascii="Courier New" w:hAnsi="Courier New" w:cs="Courier New"/>
        </w:rPr>
        <w:t xml:space="preserve"> as tm</w:t>
      </w:r>
    </w:p>
    <w:p w14:paraId="1699846D" w14:textId="7DC437BD"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b:</w:t>
      </w:r>
      <w:r w:rsidR="00B1648B">
        <w:rPr>
          <w:rFonts w:ascii="Courier New" w:hAnsi="Courier New" w:cs="Courier New"/>
        </w:rPr>
        <w:t>Pokémon</w:t>
      </w:r>
      <w:proofErr w:type="spellEnd"/>
      <w:proofErr w:type="gramEnd"/>
      <w:r w:rsidRPr="00546FAE">
        <w:rPr>
          <w:rFonts w:ascii="Courier New" w:hAnsi="Courier New" w:cs="Courier New"/>
        </w:rPr>
        <w:t>) WHERE b.id = tm</w:t>
      </w:r>
    </w:p>
    <w:p w14:paraId="1A7A0A6A"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CREATE (a)</w:t>
      </w:r>
      <w:proofErr w:type="gramStart"/>
      <w:r w:rsidRPr="00546FAE">
        <w:rPr>
          <w:rFonts w:ascii="Courier New" w:hAnsi="Courier New" w:cs="Courier New"/>
        </w:rPr>
        <w:t>-[</w:t>
      </w:r>
      <w:proofErr w:type="spellStart"/>
      <w:proofErr w:type="gramEnd"/>
      <w:r w:rsidRPr="00546FAE">
        <w:rPr>
          <w:rFonts w:ascii="Courier New" w:hAnsi="Courier New" w:cs="Courier New"/>
        </w:rPr>
        <w:t>r:Teammate</w:t>
      </w:r>
      <w:proofErr w:type="spellEnd"/>
      <w:r w:rsidRPr="00546FAE">
        <w:rPr>
          <w:rFonts w:ascii="Courier New" w:hAnsi="Courier New" w:cs="Courier New"/>
        </w:rPr>
        <w:t xml:space="preserve"> {name: a.id +'&lt;-&gt;'+b.id, weight: </w:t>
      </w:r>
      <w:proofErr w:type="spellStart"/>
      <w:r w:rsidRPr="00546FAE">
        <w:rPr>
          <w:rFonts w:ascii="Courier New" w:hAnsi="Courier New" w:cs="Courier New"/>
        </w:rPr>
        <w:t>value.data</w:t>
      </w:r>
      <w:proofErr w:type="spellEnd"/>
      <w:r w:rsidRPr="00546FAE">
        <w:rPr>
          <w:rFonts w:ascii="Courier New" w:hAnsi="Courier New" w:cs="Courier New"/>
        </w:rPr>
        <w:t>[a.id].Teammates[b.id]}]-&gt;(b)</w:t>
      </w:r>
    </w:p>
    <w:p w14:paraId="56EE3C8E" w14:textId="77777777" w:rsidR="008A4A77" w:rsidRPr="00546FAE" w:rsidRDefault="008A4A77" w:rsidP="00F8042E">
      <w:pPr>
        <w:spacing w:after="0" w:line="240" w:lineRule="auto"/>
        <w:rPr>
          <w:rFonts w:ascii="Courier New" w:hAnsi="Courier New" w:cs="Courier New"/>
        </w:rPr>
      </w:pPr>
    </w:p>
    <w:p w14:paraId="0C95E855"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Cull Relationships where weight is below a threshold</w:t>
      </w:r>
    </w:p>
    <w:p w14:paraId="6DFEC910"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With 40 as threshold</w:t>
      </w:r>
    </w:p>
    <w:p w14:paraId="62744FE4"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p=()-[</w:t>
      </w:r>
      <w:proofErr w:type="spellStart"/>
      <w:proofErr w:type="gramStart"/>
      <w:r w:rsidRPr="00546FAE">
        <w:rPr>
          <w:rFonts w:ascii="Courier New" w:hAnsi="Courier New" w:cs="Courier New"/>
        </w:rPr>
        <w:t>r:Teammate</w:t>
      </w:r>
      <w:proofErr w:type="spellEnd"/>
      <w:proofErr w:type="gramEnd"/>
      <w:r w:rsidRPr="00546FAE">
        <w:rPr>
          <w:rFonts w:ascii="Courier New" w:hAnsi="Courier New" w:cs="Courier New"/>
        </w:rPr>
        <w:t xml:space="preserve">]-&gt;() WHERE </w:t>
      </w:r>
      <w:proofErr w:type="spellStart"/>
      <w:r w:rsidRPr="00546FAE">
        <w:rPr>
          <w:rFonts w:ascii="Courier New" w:hAnsi="Courier New" w:cs="Courier New"/>
        </w:rPr>
        <w:t>r.weight</w:t>
      </w:r>
      <w:proofErr w:type="spellEnd"/>
      <w:r w:rsidRPr="00546FAE">
        <w:rPr>
          <w:rFonts w:ascii="Courier New" w:hAnsi="Courier New" w:cs="Courier New"/>
        </w:rPr>
        <w:t xml:space="preserve"> &lt; threshold DELETE r</w:t>
      </w:r>
    </w:p>
    <w:p w14:paraId="2329B905" w14:textId="77777777" w:rsidR="008A4A77" w:rsidRPr="00546FAE" w:rsidRDefault="008A4A77" w:rsidP="00F8042E">
      <w:pPr>
        <w:spacing w:after="0" w:line="240" w:lineRule="auto"/>
        <w:rPr>
          <w:rFonts w:ascii="Courier New" w:hAnsi="Courier New" w:cs="Courier New"/>
        </w:rPr>
      </w:pPr>
    </w:p>
    <w:p w14:paraId="12ABAA78"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w:t>
      </w:r>
      <w:proofErr w:type="gramStart"/>
      <w:r w:rsidRPr="00546FAE">
        <w:rPr>
          <w:rFonts w:ascii="Courier New" w:hAnsi="Courier New" w:cs="Courier New"/>
        </w:rPr>
        <w:t>/  Scaling</w:t>
      </w:r>
      <w:proofErr w:type="gramEnd"/>
      <w:r w:rsidRPr="00546FAE">
        <w:rPr>
          <w:rFonts w:ascii="Courier New" w:hAnsi="Courier New" w:cs="Courier New"/>
        </w:rPr>
        <w:t xml:space="preserve"> weights before community detection algorithm</w:t>
      </w:r>
    </w:p>
    <w:p w14:paraId="5EB7732A"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r:Teammate</w:t>
      </w:r>
      <w:proofErr w:type="spellEnd"/>
      <w:proofErr w:type="gramEnd"/>
      <w:r w:rsidRPr="00546FAE">
        <w:rPr>
          <w:rFonts w:ascii="Courier New" w:hAnsi="Courier New" w:cs="Courier New"/>
        </w:rPr>
        <w:t xml:space="preserve">]-&gt;() WITH </w:t>
      </w:r>
      <w:proofErr w:type="spellStart"/>
      <w:r w:rsidRPr="00546FAE">
        <w:rPr>
          <w:rFonts w:ascii="Courier New" w:hAnsi="Courier New" w:cs="Courier New"/>
        </w:rPr>
        <w:t>toFloat</w:t>
      </w:r>
      <w:proofErr w:type="spellEnd"/>
      <w:r w:rsidRPr="00546FAE">
        <w:rPr>
          <w:rFonts w:ascii="Courier New" w:hAnsi="Courier New" w:cs="Courier New"/>
        </w:rPr>
        <w:t>(max(</w:t>
      </w:r>
      <w:proofErr w:type="spellStart"/>
      <w:r w:rsidRPr="00546FAE">
        <w:rPr>
          <w:rFonts w:ascii="Courier New" w:hAnsi="Courier New" w:cs="Courier New"/>
        </w:rPr>
        <w:t>r.weight</w:t>
      </w:r>
      <w:proofErr w:type="spellEnd"/>
      <w:r w:rsidRPr="00546FAE">
        <w:rPr>
          <w:rFonts w:ascii="Courier New" w:hAnsi="Courier New" w:cs="Courier New"/>
        </w:rPr>
        <w:t>)) as max</w:t>
      </w:r>
    </w:p>
    <w:p w14:paraId="3ECA0D97"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r:Teammate</w:t>
      </w:r>
      <w:proofErr w:type="spellEnd"/>
      <w:proofErr w:type="gramEnd"/>
      <w:r w:rsidRPr="00546FAE">
        <w:rPr>
          <w:rFonts w:ascii="Courier New" w:hAnsi="Courier New" w:cs="Courier New"/>
        </w:rPr>
        <w:t xml:space="preserve">]-&gt;() SET </w:t>
      </w:r>
      <w:proofErr w:type="spellStart"/>
      <w:r w:rsidRPr="00546FAE">
        <w:rPr>
          <w:rFonts w:ascii="Courier New" w:hAnsi="Courier New" w:cs="Courier New"/>
        </w:rPr>
        <w:t>r.nweight</w:t>
      </w:r>
      <w:proofErr w:type="spellEnd"/>
      <w:r w:rsidRPr="00546FAE">
        <w:rPr>
          <w:rFonts w:ascii="Courier New" w:hAnsi="Courier New" w:cs="Courier New"/>
        </w:rPr>
        <w:t xml:space="preserve"> = </w:t>
      </w:r>
      <w:proofErr w:type="spellStart"/>
      <w:r w:rsidRPr="00546FAE">
        <w:rPr>
          <w:rFonts w:ascii="Courier New" w:hAnsi="Courier New" w:cs="Courier New"/>
        </w:rPr>
        <w:t>toFloat</w:t>
      </w:r>
      <w:proofErr w:type="spellEnd"/>
      <w:r w:rsidRPr="00546FAE">
        <w:rPr>
          <w:rFonts w:ascii="Courier New" w:hAnsi="Courier New" w:cs="Courier New"/>
        </w:rPr>
        <w:t>(</w:t>
      </w:r>
      <w:proofErr w:type="spellStart"/>
      <w:r w:rsidRPr="00546FAE">
        <w:rPr>
          <w:rFonts w:ascii="Courier New" w:hAnsi="Courier New" w:cs="Courier New"/>
        </w:rPr>
        <w:t>r.weight</w:t>
      </w:r>
      <w:proofErr w:type="spellEnd"/>
      <w:r w:rsidRPr="00546FAE">
        <w:rPr>
          <w:rFonts w:ascii="Courier New" w:hAnsi="Courier New" w:cs="Courier New"/>
        </w:rPr>
        <w:t>) / max</w:t>
      </w:r>
    </w:p>
    <w:p w14:paraId="687832F1" w14:textId="77777777" w:rsidR="008A4A77" w:rsidRPr="00546FAE" w:rsidRDefault="008A4A77" w:rsidP="00F8042E">
      <w:pPr>
        <w:spacing w:after="0" w:line="240" w:lineRule="auto"/>
        <w:rPr>
          <w:rFonts w:ascii="Courier New" w:hAnsi="Courier New" w:cs="Courier New"/>
        </w:rPr>
      </w:pPr>
    </w:p>
    <w:p w14:paraId="664746A1"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Create a named graph with </w:t>
      </w:r>
      <w:proofErr w:type="spellStart"/>
      <w:r w:rsidRPr="00546FAE">
        <w:rPr>
          <w:rFonts w:ascii="Courier New" w:hAnsi="Courier New" w:cs="Courier New"/>
        </w:rPr>
        <w:t>gdc</w:t>
      </w:r>
      <w:proofErr w:type="spellEnd"/>
      <w:r w:rsidRPr="00546FAE">
        <w:rPr>
          <w:rFonts w:ascii="Courier New" w:hAnsi="Courier New" w:cs="Courier New"/>
        </w:rPr>
        <w:t xml:space="preserve"> package</w:t>
      </w:r>
    </w:p>
    <w:p w14:paraId="576D6AB9"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CALL </w:t>
      </w:r>
      <w:proofErr w:type="spellStart"/>
      <w:proofErr w:type="gramStart"/>
      <w:r w:rsidRPr="00546FAE">
        <w:rPr>
          <w:rFonts w:ascii="Courier New" w:hAnsi="Courier New" w:cs="Courier New"/>
        </w:rPr>
        <w:t>gds.graph</w:t>
      </w:r>
      <w:proofErr w:type="gramEnd"/>
      <w:r w:rsidRPr="00546FAE">
        <w:rPr>
          <w:rFonts w:ascii="Courier New" w:hAnsi="Courier New" w:cs="Courier New"/>
        </w:rPr>
        <w:t>.create</w:t>
      </w:r>
      <w:proofErr w:type="spellEnd"/>
      <w:r w:rsidRPr="00546FAE">
        <w:rPr>
          <w:rFonts w:ascii="Courier New" w:hAnsi="Courier New" w:cs="Courier New"/>
        </w:rPr>
        <w:t>(</w:t>
      </w:r>
    </w:p>
    <w:p w14:paraId="1BA42C0D"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w:t>
      </w:r>
      <w:proofErr w:type="spellStart"/>
      <w:r w:rsidRPr="00546FAE">
        <w:rPr>
          <w:rFonts w:ascii="Courier New" w:hAnsi="Courier New" w:cs="Courier New"/>
        </w:rPr>
        <w:t>myGraph</w:t>
      </w:r>
      <w:proofErr w:type="spellEnd"/>
      <w:r w:rsidRPr="00546FAE">
        <w:rPr>
          <w:rFonts w:ascii="Courier New" w:hAnsi="Courier New" w:cs="Courier New"/>
        </w:rPr>
        <w:t>',</w:t>
      </w:r>
    </w:p>
    <w:p w14:paraId="043AB755" w14:textId="405D252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w:t>
      </w:r>
      <w:r w:rsidR="00B1648B">
        <w:rPr>
          <w:rFonts w:ascii="Courier New" w:hAnsi="Courier New" w:cs="Courier New"/>
        </w:rPr>
        <w:t>Pokémon</w:t>
      </w:r>
      <w:r w:rsidRPr="00546FAE">
        <w:rPr>
          <w:rFonts w:ascii="Courier New" w:hAnsi="Courier New" w:cs="Courier New"/>
        </w:rPr>
        <w:t>',</w:t>
      </w:r>
    </w:p>
    <w:p w14:paraId="5B97EBBA"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'Teammate',</w:t>
      </w:r>
    </w:p>
    <w:p w14:paraId="6E3B3315"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w:t>
      </w:r>
    </w:p>
    <w:p w14:paraId="702397C6"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w:t>
      </w:r>
      <w:proofErr w:type="spellStart"/>
      <w:r w:rsidRPr="00546FAE">
        <w:rPr>
          <w:rFonts w:ascii="Courier New" w:hAnsi="Courier New" w:cs="Courier New"/>
        </w:rPr>
        <w:t>relationshipProperties</w:t>
      </w:r>
      <w:proofErr w:type="spellEnd"/>
      <w:r w:rsidRPr="00546FAE">
        <w:rPr>
          <w:rFonts w:ascii="Courier New" w:hAnsi="Courier New" w:cs="Courier New"/>
        </w:rPr>
        <w:t>: '</w:t>
      </w:r>
      <w:proofErr w:type="spellStart"/>
      <w:r w:rsidRPr="00546FAE">
        <w:rPr>
          <w:rFonts w:ascii="Courier New" w:hAnsi="Courier New" w:cs="Courier New"/>
        </w:rPr>
        <w:t>nweight</w:t>
      </w:r>
      <w:proofErr w:type="spellEnd"/>
      <w:r w:rsidRPr="00546FAE">
        <w:rPr>
          <w:rFonts w:ascii="Courier New" w:hAnsi="Courier New" w:cs="Courier New"/>
        </w:rPr>
        <w:t>'</w:t>
      </w:r>
    </w:p>
    <w:p w14:paraId="20827D8B"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w:t>
      </w:r>
      <w:proofErr w:type="gramStart"/>
      <w:r w:rsidRPr="00546FAE">
        <w:rPr>
          <w:rFonts w:ascii="Courier New" w:hAnsi="Courier New" w:cs="Courier New"/>
        </w:rPr>
        <w:t>})YIELD</w:t>
      </w:r>
      <w:proofErr w:type="gramEnd"/>
      <w:r w:rsidRPr="00546FAE">
        <w:rPr>
          <w:rFonts w:ascii="Courier New" w:hAnsi="Courier New" w:cs="Courier New"/>
        </w:rPr>
        <w:t xml:space="preserve"> </w:t>
      </w:r>
      <w:proofErr w:type="spellStart"/>
      <w:r w:rsidRPr="00546FAE">
        <w:rPr>
          <w:rFonts w:ascii="Courier New" w:hAnsi="Courier New" w:cs="Courier New"/>
        </w:rPr>
        <w:t>graphName</w:t>
      </w:r>
      <w:proofErr w:type="spellEnd"/>
    </w:p>
    <w:p w14:paraId="491705A7" w14:textId="77777777" w:rsidR="008A4A77" w:rsidRPr="00546FAE" w:rsidRDefault="008A4A77" w:rsidP="00F8042E">
      <w:pPr>
        <w:spacing w:after="0" w:line="240" w:lineRule="auto"/>
        <w:rPr>
          <w:rFonts w:ascii="Courier New" w:hAnsi="Courier New" w:cs="Courier New"/>
        </w:rPr>
      </w:pPr>
    </w:p>
    <w:p w14:paraId="1340AE70"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Call the </w:t>
      </w:r>
      <w:proofErr w:type="spellStart"/>
      <w:r w:rsidRPr="00546FAE">
        <w:rPr>
          <w:rFonts w:ascii="Courier New" w:hAnsi="Courier New" w:cs="Courier New"/>
        </w:rPr>
        <w:t>Louvian</w:t>
      </w:r>
      <w:proofErr w:type="spellEnd"/>
      <w:r w:rsidRPr="00546FAE">
        <w:rPr>
          <w:rFonts w:ascii="Courier New" w:hAnsi="Courier New" w:cs="Courier New"/>
        </w:rPr>
        <w:t xml:space="preserve"> community </w:t>
      </w:r>
      <w:proofErr w:type="spellStart"/>
      <w:r w:rsidRPr="00546FAE">
        <w:rPr>
          <w:rFonts w:ascii="Courier New" w:hAnsi="Courier New" w:cs="Courier New"/>
        </w:rPr>
        <w:t>detetction</w:t>
      </w:r>
      <w:proofErr w:type="spellEnd"/>
      <w:r w:rsidRPr="00546FAE">
        <w:rPr>
          <w:rFonts w:ascii="Courier New" w:hAnsi="Courier New" w:cs="Courier New"/>
        </w:rPr>
        <w:t xml:space="preserve"> algorithm on the named graph</w:t>
      </w:r>
    </w:p>
    <w:p w14:paraId="3370BF34"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CALL </w:t>
      </w:r>
      <w:proofErr w:type="spellStart"/>
      <w:proofErr w:type="gramStart"/>
      <w:r w:rsidRPr="00546FAE">
        <w:rPr>
          <w:rFonts w:ascii="Courier New" w:hAnsi="Courier New" w:cs="Courier New"/>
        </w:rPr>
        <w:t>gds.louvain</w:t>
      </w:r>
      <w:proofErr w:type="gramEnd"/>
      <w:r w:rsidRPr="00546FAE">
        <w:rPr>
          <w:rFonts w:ascii="Courier New" w:hAnsi="Courier New" w:cs="Courier New"/>
        </w:rPr>
        <w:t>.write</w:t>
      </w:r>
      <w:proofErr w:type="spellEnd"/>
      <w:r w:rsidRPr="00546FAE">
        <w:rPr>
          <w:rFonts w:ascii="Courier New" w:hAnsi="Courier New" w:cs="Courier New"/>
        </w:rPr>
        <w:t>('</w:t>
      </w:r>
      <w:proofErr w:type="spellStart"/>
      <w:r w:rsidRPr="00546FAE">
        <w:rPr>
          <w:rFonts w:ascii="Courier New" w:hAnsi="Courier New" w:cs="Courier New"/>
        </w:rPr>
        <w:t>myGraph</w:t>
      </w:r>
      <w:proofErr w:type="spellEnd"/>
      <w:r w:rsidRPr="00546FAE">
        <w:rPr>
          <w:rFonts w:ascii="Courier New" w:hAnsi="Courier New" w:cs="Courier New"/>
        </w:rPr>
        <w:t xml:space="preserve">', { </w:t>
      </w:r>
      <w:proofErr w:type="spellStart"/>
      <w:r w:rsidRPr="00546FAE">
        <w:rPr>
          <w:rFonts w:ascii="Courier New" w:hAnsi="Courier New" w:cs="Courier New"/>
        </w:rPr>
        <w:t>writeProperty</w:t>
      </w:r>
      <w:proofErr w:type="spellEnd"/>
      <w:r w:rsidRPr="00546FAE">
        <w:rPr>
          <w:rFonts w:ascii="Courier New" w:hAnsi="Courier New" w:cs="Courier New"/>
        </w:rPr>
        <w:t xml:space="preserve">: 'community', </w:t>
      </w:r>
      <w:proofErr w:type="spellStart"/>
      <w:r w:rsidRPr="00546FAE">
        <w:rPr>
          <w:rFonts w:ascii="Courier New" w:hAnsi="Courier New" w:cs="Courier New"/>
        </w:rPr>
        <w:t>relationshipWeightProperty</w:t>
      </w:r>
      <w:proofErr w:type="spellEnd"/>
      <w:r w:rsidRPr="00546FAE">
        <w:rPr>
          <w:rFonts w:ascii="Courier New" w:hAnsi="Courier New" w:cs="Courier New"/>
        </w:rPr>
        <w:t>: '</w:t>
      </w:r>
      <w:proofErr w:type="spellStart"/>
      <w:r w:rsidRPr="00546FAE">
        <w:rPr>
          <w:rFonts w:ascii="Courier New" w:hAnsi="Courier New" w:cs="Courier New"/>
        </w:rPr>
        <w:t>nweight</w:t>
      </w:r>
      <w:proofErr w:type="spellEnd"/>
      <w:r w:rsidRPr="00546FAE">
        <w:rPr>
          <w:rFonts w:ascii="Courier New" w:hAnsi="Courier New" w:cs="Courier New"/>
        </w:rPr>
        <w:t xml:space="preserve">' })YIELD </w:t>
      </w:r>
      <w:proofErr w:type="spellStart"/>
      <w:r w:rsidRPr="00546FAE">
        <w:rPr>
          <w:rFonts w:ascii="Courier New" w:hAnsi="Courier New" w:cs="Courier New"/>
        </w:rPr>
        <w:t>communityCount</w:t>
      </w:r>
      <w:proofErr w:type="spellEnd"/>
    </w:p>
    <w:p w14:paraId="0763F06E" w14:textId="77777777" w:rsidR="008A4A77" w:rsidRPr="00546FAE" w:rsidRDefault="008A4A77" w:rsidP="00F8042E">
      <w:pPr>
        <w:spacing w:after="0" w:line="240" w:lineRule="auto"/>
        <w:rPr>
          <w:rFonts w:ascii="Courier New" w:hAnsi="Courier New" w:cs="Courier New"/>
        </w:rPr>
      </w:pPr>
    </w:p>
    <w:p w14:paraId="200B6AD4" w14:textId="1065AEEB"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Name the community after most central node</w:t>
      </w:r>
    </w:p>
    <w:p w14:paraId="710E09B3" w14:textId="1F6C18C3"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p:</w:t>
      </w:r>
      <w:r w:rsidR="00B1648B">
        <w:rPr>
          <w:rFonts w:ascii="Courier New" w:hAnsi="Courier New" w:cs="Courier New"/>
        </w:rPr>
        <w:t>Pokémon</w:t>
      </w:r>
      <w:proofErr w:type="spellEnd"/>
      <w:proofErr w:type="gramEnd"/>
      <w:r w:rsidRPr="00546FAE">
        <w:rPr>
          <w:rFonts w:ascii="Courier New" w:hAnsi="Courier New" w:cs="Courier New"/>
        </w:rPr>
        <w:t>)</w:t>
      </w:r>
    </w:p>
    <w:p w14:paraId="42970B31" w14:textId="45363C81"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WITH p, </w:t>
      </w:r>
      <w:proofErr w:type="spellStart"/>
      <w:proofErr w:type="gramStart"/>
      <w:r w:rsidRPr="00546FAE">
        <w:rPr>
          <w:rFonts w:ascii="Courier New" w:hAnsi="Courier New" w:cs="Courier New"/>
        </w:rPr>
        <w:t>p.community</w:t>
      </w:r>
      <w:proofErr w:type="spellEnd"/>
      <w:proofErr w:type="gramEnd"/>
      <w:r w:rsidRPr="00546FAE">
        <w:rPr>
          <w:rFonts w:ascii="Courier New" w:hAnsi="Courier New" w:cs="Courier New"/>
        </w:rPr>
        <w:t xml:space="preserve"> as community, size( (p)-[:Teammate]-() ) as </w:t>
      </w:r>
      <w:r w:rsidR="00D853C4" w:rsidRPr="00546FAE">
        <w:rPr>
          <w:rFonts w:ascii="Courier New" w:hAnsi="Courier New" w:cs="Courier New"/>
        </w:rPr>
        <w:t>centrality</w:t>
      </w:r>
      <w:r w:rsidRPr="00546FAE">
        <w:rPr>
          <w:rFonts w:ascii="Courier New" w:hAnsi="Courier New" w:cs="Courier New"/>
        </w:rPr>
        <w:t xml:space="preserve"> ORDER BY community ASC, </w:t>
      </w:r>
      <w:r w:rsidR="00D853C4" w:rsidRPr="00546FAE">
        <w:rPr>
          <w:rFonts w:ascii="Courier New" w:hAnsi="Courier New" w:cs="Courier New"/>
        </w:rPr>
        <w:t>centrality</w:t>
      </w:r>
      <w:r w:rsidRPr="00546FAE">
        <w:rPr>
          <w:rFonts w:ascii="Courier New" w:hAnsi="Courier New" w:cs="Courier New"/>
        </w:rPr>
        <w:t xml:space="preserve"> DESC</w:t>
      </w:r>
    </w:p>
    <w:p w14:paraId="379537AF"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WITH community, (head(collect(p))).id as top, </w:t>
      </w:r>
      <w:proofErr w:type="gramStart"/>
      <w:r w:rsidRPr="00546FAE">
        <w:rPr>
          <w:rFonts w:ascii="Courier New" w:hAnsi="Courier New" w:cs="Courier New"/>
        </w:rPr>
        <w:t>count(</w:t>
      </w:r>
      <w:proofErr w:type="gramEnd"/>
      <w:r w:rsidRPr="00546FAE">
        <w:rPr>
          <w:rFonts w:ascii="Courier New" w:hAnsi="Courier New" w:cs="Courier New"/>
        </w:rPr>
        <w:t xml:space="preserve">*) as size, collect(p.id)[0..6] as </w:t>
      </w:r>
      <w:proofErr w:type="spellStart"/>
      <w:r w:rsidRPr="00546FAE">
        <w:rPr>
          <w:rFonts w:ascii="Courier New" w:hAnsi="Courier New" w:cs="Courier New"/>
        </w:rPr>
        <w:t>likleyTeam</w:t>
      </w:r>
      <w:proofErr w:type="spellEnd"/>
      <w:r w:rsidRPr="00546FAE">
        <w:rPr>
          <w:rFonts w:ascii="Courier New" w:hAnsi="Courier New" w:cs="Courier New"/>
        </w:rPr>
        <w:t>, collect(p) as all</w:t>
      </w:r>
    </w:p>
    <w:p w14:paraId="72860917"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ORDER BY size DESC</w:t>
      </w:r>
    </w:p>
    <w:p w14:paraId="1B17B35D"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FOREACH (p IN all | SET </w:t>
      </w:r>
      <w:proofErr w:type="spellStart"/>
      <w:proofErr w:type="gramStart"/>
      <w:r w:rsidRPr="00546FAE">
        <w:rPr>
          <w:rFonts w:ascii="Courier New" w:hAnsi="Courier New" w:cs="Courier New"/>
        </w:rPr>
        <w:t>p.communityName</w:t>
      </w:r>
      <w:proofErr w:type="spellEnd"/>
      <w:proofErr w:type="gramEnd"/>
      <w:r w:rsidRPr="00546FAE">
        <w:rPr>
          <w:rFonts w:ascii="Courier New" w:hAnsi="Courier New" w:cs="Courier New"/>
        </w:rPr>
        <w:t xml:space="preserve"> = top)</w:t>
      </w:r>
    </w:p>
    <w:p w14:paraId="7748C1EF" w14:textId="77777777" w:rsidR="008A4A77" w:rsidRPr="00546FAE" w:rsidRDefault="008A4A77" w:rsidP="00F8042E">
      <w:pPr>
        <w:spacing w:after="0" w:line="240" w:lineRule="auto"/>
        <w:rPr>
          <w:rFonts w:ascii="Courier New" w:hAnsi="Courier New" w:cs="Courier New"/>
        </w:rPr>
      </w:pPr>
    </w:p>
    <w:p w14:paraId="3D44F525"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 Add the community name as a label to each node, which will then </w:t>
      </w:r>
      <w:proofErr w:type="spellStart"/>
      <w:r w:rsidRPr="00546FAE">
        <w:rPr>
          <w:rFonts w:ascii="Courier New" w:hAnsi="Courier New" w:cs="Courier New"/>
        </w:rPr>
        <w:t>color</w:t>
      </w:r>
      <w:proofErr w:type="spellEnd"/>
      <w:r w:rsidRPr="00546FAE">
        <w:rPr>
          <w:rFonts w:ascii="Courier New" w:hAnsi="Courier New" w:cs="Courier New"/>
        </w:rPr>
        <w:t xml:space="preserve"> each node in the visualization</w:t>
      </w:r>
    </w:p>
    <w:p w14:paraId="197D6815" w14:textId="1870555F"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p:</w:t>
      </w:r>
      <w:r w:rsidR="00B1648B">
        <w:rPr>
          <w:rFonts w:ascii="Courier New" w:hAnsi="Courier New" w:cs="Courier New"/>
        </w:rPr>
        <w:t>Pokémon</w:t>
      </w:r>
      <w:proofErr w:type="spellEnd"/>
      <w:proofErr w:type="gramEnd"/>
      <w:r w:rsidRPr="00546FAE">
        <w:rPr>
          <w:rFonts w:ascii="Courier New" w:hAnsi="Courier New" w:cs="Courier New"/>
        </w:rPr>
        <w:t>)</w:t>
      </w:r>
    </w:p>
    <w:p w14:paraId="7B0EA6B9"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CALL </w:t>
      </w:r>
      <w:proofErr w:type="spellStart"/>
      <w:proofErr w:type="gramStart"/>
      <w:r w:rsidRPr="00546FAE">
        <w:rPr>
          <w:rFonts w:ascii="Courier New" w:hAnsi="Courier New" w:cs="Courier New"/>
        </w:rPr>
        <w:t>apoc.create</w:t>
      </w:r>
      <w:proofErr w:type="gramEnd"/>
      <w:r w:rsidRPr="00546FAE">
        <w:rPr>
          <w:rFonts w:ascii="Courier New" w:hAnsi="Courier New" w:cs="Courier New"/>
        </w:rPr>
        <w:t>.addLabels</w:t>
      </w:r>
      <w:proofErr w:type="spellEnd"/>
      <w:r w:rsidRPr="00546FAE">
        <w:rPr>
          <w:rFonts w:ascii="Courier New" w:hAnsi="Courier New" w:cs="Courier New"/>
        </w:rPr>
        <w:t>(p,[</w:t>
      </w:r>
      <w:proofErr w:type="spellStart"/>
      <w:r w:rsidRPr="00546FAE">
        <w:rPr>
          <w:rFonts w:ascii="Courier New" w:hAnsi="Courier New" w:cs="Courier New"/>
        </w:rPr>
        <w:t>p.communityName</w:t>
      </w:r>
      <w:proofErr w:type="spellEnd"/>
      <w:r w:rsidRPr="00546FAE">
        <w:rPr>
          <w:rFonts w:ascii="Courier New" w:hAnsi="Courier New" w:cs="Courier New"/>
        </w:rPr>
        <w:t>]) yield node RETURN node</w:t>
      </w:r>
    </w:p>
    <w:p w14:paraId="7C1EF0C7" w14:textId="77777777" w:rsidR="008A4A77" w:rsidRPr="00546FAE" w:rsidRDefault="008A4A77" w:rsidP="00F8042E">
      <w:pPr>
        <w:spacing w:after="0" w:line="240" w:lineRule="auto"/>
        <w:rPr>
          <w:rFonts w:ascii="Courier New" w:hAnsi="Courier New" w:cs="Courier New"/>
        </w:rPr>
      </w:pPr>
    </w:p>
    <w:p w14:paraId="4A07FFF3" w14:textId="7D860A49"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Before visualising, we remove the '</w:t>
      </w:r>
      <w:r w:rsidR="00B1648B">
        <w:rPr>
          <w:rFonts w:ascii="Courier New" w:hAnsi="Courier New" w:cs="Courier New"/>
        </w:rPr>
        <w:t>Pokémon</w:t>
      </w:r>
      <w:r w:rsidRPr="00546FAE">
        <w:rPr>
          <w:rFonts w:ascii="Courier New" w:hAnsi="Courier New" w:cs="Courier New"/>
        </w:rPr>
        <w:t xml:space="preserve">' label, so neo4j will </w:t>
      </w:r>
      <w:proofErr w:type="spellStart"/>
      <w:r w:rsidRPr="00546FAE">
        <w:rPr>
          <w:rFonts w:ascii="Courier New" w:hAnsi="Courier New" w:cs="Courier New"/>
        </w:rPr>
        <w:t>color</w:t>
      </w:r>
      <w:proofErr w:type="spellEnd"/>
      <w:r w:rsidRPr="00546FAE">
        <w:rPr>
          <w:rFonts w:ascii="Courier New" w:hAnsi="Courier New" w:cs="Courier New"/>
        </w:rPr>
        <w:t xml:space="preserve"> code by community</w:t>
      </w:r>
    </w:p>
    <w:p w14:paraId="2FF2D848" w14:textId="799C1AA4"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MATCH (</w:t>
      </w:r>
      <w:proofErr w:type="spellStart"/>
      <w:proofErr w:type="gramStart"/>
      <w:r w:rsidRPr="00546FAE">
        <w:rPr>
          <w:rFonts w:ascii="Courier New" w:hAnsi="Courier New" w:cs="Courier New"/>
        </w:rPr>
        <w:t>p:</w:t>
      </w:r>
      <w:r w:rsidR="00B1648B">
        <w:rPr>
          <w:rFonts w:ascii="Courier New" w:hAnsi="Courier New" w:cs="Courier New"/>
        </w:rPr>
        <w:t>Pokémon</w:t>
      </w:r>
      <w:proofErr w:type="spellEnd"/>
      <w:proofErr w:type="gramEnd"/>
      <w:r w:rsidRPr="00546FAE">
        <w:rPr>
          <w:rFonts w:ascii="Courier New" w:hAnsi="Courier New" w:cs="Courier New"/>
        </w:rPr>
        <w:t>)</w:t>
      </w:r>
    </w:p>
    <w:p w14:paraId="1260152E" w14:textId="2BCD4255"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REMOVE </w:t>
      </w:r>
      <w:proofErr w:type="gramStart"/>
      <w:r w:rsidRPr="00546FAE">
        <w:rPr>
          <w:rFonts w:ascii="Courier New" w:hAnsi="Courier New" w:cs="Courier New"/>
        </w:rPr>
        <w:t>p:</w:t>
      </w:r>
      <w:r w:rsidR="00B1648B">
        <w:rPr>
          <w:rFonts w:ascii="Courier New" w:hAnsi="Courier New" w:cs="Courier New"/>
        </w:rPr>
        <w:t>Pokémon</w:t>
      </w:r>
      <w:proofErr w:type="gramEnd"/>
    </w:p>
    <w:p w14:paraId="0B194315"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RETURN p.name, labels(p)</w:t>
      </w:r>
    </w:p>
    <w:p w14:paraId="632F2709" w14:textId="77777777" w:rsidR="008A4A77" w:rsidRPr="00546FAE" w:rsidRDefault="008A4A77" w:rsidP="00F8042E">
      <w:pPr>
        <w:spacing w:after="0" w:line="240" w:lineRule="auto"/>
        <w:rPr>
          <w:rFonts w:ascii="Courier New" w:hAnsi="Courier New" w:cs="Courier New"/>
        </w:rPr>
      </w:pPr>
    </w:p>
    <w:p w14:paraId="22F97D22" w14:textId="77777777" w:rsidR="008A4A77"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Visualize the graph</w:t>
      </w:r>
    </w:p>
    <w:p w14:paraId="4074C107" w14:textId="5842344D" w:rsidR="00D603CD" w:rsidRPr="00546FAE" w:rsidRDefault="008A4A77" w:rsidP="00F8042E">
      <w:pPr>
        <w:shd w:val="clear" w:color="auto" w:fill="D0CECE" w:themeFill="background2" w:themeFillShade="E6"/>
        <w:spacing w:after="0" w:line="240" w:lineRule="auto"/>
        <w:rPr>
          <w:rFonts w:ascii="Courier New" w:hAnsi="Courier New" w:cs="Courier New"/>
        </w:rPr>
      </w:pPr>
      <w:r w:rsidRPr="00546FAE">
        <w:rPr>
          <w:rFonts w:ascii="Courier New" w:hAnsi="Courier New" w:cs="Courier New"/>
        </w:rPr>
        <w:t xml:space="preserve">MATCH </w:t>
      </w:r>
      <w:proofErr w:type="spellStart"/>
      <w:r w:rsidRPr="00546FAE">
        <w:rPr>
          <w:rFonts w:ascii="Courier New" w:hAnsi="Courier New" w:cs="Courier New"/>
        </w:rPr>
        <w:t>pkmn</w:t>
      </w:r>
      <w:proofErr w:type="spellEnd"/>
      <w:r w:rsidRPr="00546FAE">
        <w:rPr>
          <w:rFonts w:ascii="Courier New" w:hAnsi="Courier New" w:cs="Courier New"/>
        </w:rPr>
        <w:t>=()-[</w:t>
      </w:r>
      <w:proofErr w:type="spellStart"/>
      <w:proofErr w:type="gramStart"/>
      <w:r w:rsidRPr="00546FAE">
        <w:rPr>
          <w:rFonts w:ascii="Courier New" w:hAnsi="Courier New" w:cs="Courier New"/>
        </w:rPr>
        <w:t>r:Teammate</w:t>
      </w:r>
      <w:proofErr w:type="spellEnd"/>
      <w:proofErr w:type="gramEnd"/>
      <w:r w:rsidRPr="00546FAE">
        <w:rPr>
          <w:rFonts w:ascii="Courier New" w:hAnsi="Courier New" w:cs="Courier New"/>
        </w:rPr>
        <w:t xml:space="preserve">]-&gt;() RETURN </w:t>
      </w:r>
      <w:proofErr w:type="spellStart"/>
      <w:r w:rsidRPr="00546FAE">
        <w:rPr>
          <w:rFonts w:ascii="Courier New" w:hAnsi="Courier New" w:cs="Courier New"/>
        </w:rPr>
        <w:t>pkmn</w:t>
      </w:r>
      <w:proofErr w:type="spellEnd"/>
    </w:p>
    <w:p w14:paraId="44F70855" w14:textId="4B841D29" w:rsidR="00FA363C" w:rsidRPr="00546FAE" w:rsidRDefault="00FA363C" w:rsidP="00F8042E">
      <w:pPr>
        <w:spacing w:after="0" w:line="240" w:lineRule="auto"/>
        <w:rPr>
          <w:rFonts w:ascii="Courier New" w:hAnsi="Courier New" w:cs="Courier New"/>
        </w:rPr>
      </w:pPr>
    </w:p>
    <w:sectPr w:rsidR="00FA363C" w:rsidRPr="00546FAE" w:rsidSect="00F41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5575"/>
    <w:multiLevelType w:val="hybridMultilevel"/>
    <w:tmpl w:val="8102D0CE"/>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851905"/>
    <w:multiLevelType w:val="hybridMultilevel"/>
    <w:tmpl w:val="1FAA0562"/>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B272CAD"/>
    <w:multiLevelType w:val="hybridMultilevel"/>
    <w:tmpl w:val="44EED3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C317D1"/>
    <w:multiLevelType w:val="hybridMultilevel"/>
    <w:tmpl w:val="DD9C6974"/>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5705D9"/>
    <w:multiLevelType w:val="hybridMultilevel"/>
    <w:tmpl w:val="0346EC9A"/>
    <w:lvl w:ilvl="0" w:tplc="63A2D6FE">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AB00C4E"/>
    <w:multiLevelType w:val="hybridMultilevel"/>
    <w:tmpl w:val="6AB2A826"/>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806E7F"/>
    <w:multiLevelType w:val="hybridMultilevel"/>
    <w:tmpl w:val="993277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FCA3407"/>
    <w:multiLevelType w:val="hybridMultilevel"/>
    <w:tmpl w:val="526EC4F4"/>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D4F7799"/>
    <w:multiLevelType w:val="hybridMultilevel"/>
    <w:tmpl w:val="DEAE678C"/>
    <w:lvl w:ilvl="0" w:tplc="63A2D6FE">
      <w:numFmt w:val="bullet"/>
      <w:lvlText w:val=""/>
      <w:lvlJc w:val="left"/>
      <w:pPr>
        <w:ind w:left="1446" w:hanging="360"/>
      </w:pPr>
      <w:rPr>
        <w:rFonts w:ascii="Symbol" w:eastAsiaTheme="minorEastAsia" w:hAnsi="Symbol" w:cstheme="minorBidi"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abstractNum w:abstractNumId="9" w15:restartNumberingAfterBreak="0">
    <w:nsid w:val="64E61FE3"/>
    <w:multiLevelType w:val="hybridMultilevel"/>
    <w:tmpl w:val="245C4AFE"/>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634002"/>
    <w:multiLevelType w:val="hybridMultilevel"/>
    <w:tmpl w:val="BE96229E"/>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EF50151"/>
    <w:multiLevelType w:val="hybridMultilevel"/>
    <w:tmpl w:val="86EE005A"/>
    <w:lvl w:ilvl="0" w:tplc="63A2D6FE">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
  </w:num>
  <w:num w:numId="4">
    <w:abstractNumId w:val="8"/>
  </w:num>
  <w:num w:numId="5">
    <w:abstractNumId w:val="5"/>
  </w:num>
  <w:num w:numId="6">
    <w:abstractNumId w:val="3"/>
  </w:num>
  <w:num w:numId="7">
    <w:abstractNumId w:val="2"/>
  </w:num>
  <w:num w:numId="8">
    <w:abstractNumId w:val="6"/>
  </w:num>
  <w:num w:numId="9">
    <w:abstractNumId w:val="1"/>
  </w:num>
  <w:num w:numId="10">
    <w:abstractNumId w:val="7"/>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37"/>
    <w:rsid w:val="00010574"/>
    <w:rsid w:val="00011ED4"/>
    <w:rsid w:val="000163AA"/>
    <w:rsid w:val="00027104"/>
    <w:rsid w:val="000330C0"/>
    <w:rsid w:val="0005279B"/>
    <w:rsid w:val="00055095"/>
    <w:rsid w:val="00055435"/>
    <w:rsid w:val="00064F20"/>
    <w:rsid w:val="000706C9"/>
    <w:rsid w:val="000768C2"/>
    <w:rsid w:val="00077CBA"/>
    <w:rsid w:val="00083348"/>
    <w:rsid w:val="00083EF4"/>
    <w:rsid w:val="000A179B"/>
    <w:rsid w:val="000A261A"/>
    <w:rsid w:val="000A464F"/>
    <w:rsid w:val="000E10FF"/>
    <w:rsid w:val="000E121E"/>
    <w:rsid w:val="000F2640"/>
    <w:rsid w:val="00105436"/>
    <w:rsid w:val="00112F9D"/>
    <w:rsid w:val="00117D44"/>
    <w:rsid w:val="0012387F"/>
    <w:rsid w:val="00136852"/>
    <w:rsid w:val="001504BC"/>
    <w:rsid w:val="00152AC2"/>
    <w:rsid w:val="0016563E"/>
    <w:rsid w:val="0017225D"/>
    <w:rsid w:val="00185B2B"/>
    <w:rsid w:val="00196010"/>
    <w:rsid w:val="001B0A7D"/>
    <w:rsid w:val="001B2A97"/>
    <w:rsid w:val="001B3DE0"/>
    <w:rsid w:val="001B5FCF"/>
    <w:rsid w:val="001D7C3C"/>
    <w:rsid w:val="001E1212"/>
    <w:rsid w:val="00215860"/>
    <w:rsid w:val="002272CD"/>
    <w:rsid w:val="00246FB7"/>
    <w:rsid w:val="00255875"/>
    <w:rsid w:val="00256457"/>
    <w:rsid w:val="002629CF"/>
    <w:rsid w:val="002632CC"/>
    <w:rsid w:val="002752C1"/>
    <w:rsid w:val="002822C4"/>
    <w:rsid w:val="002903E9"/>
    <w:rsid w:val="002A0012"/>
    <w:rsid w:val="002A1BC4"/>
    <w:rsid w:val="002A7E2C"/>
    <w:rsid w:val="002B2D5D"/>
    <w:rsid w:val="002C5BD7"/>
    <w:rsid w:val="002E63D4"/>
    <w:rsid w:val="002F30CF"/>
    <w:rsid w:val="0032091D"/>
    <w:rsid w:val="0033086E"/>
    <w:rsid w:val="003332BE"/>
    <w:rsid w:val="003434F9"/>
    <w:rsid w:val="00347927"/>
    <w:rsid w:val="00354630"/>
    <w:rsid w:val="00362AEB"/>
    <w:rsid w:val="00367D63"/>
    <w:rsid w:val="0038473F"/>
    <w:rsid w:val="003878D9"/>
    <w:rsid w:val="00387FA3"/>
    <w:rsid w:val="0039641A"/>
    <w:rsid w:val="003A32EC"/>
    <w:rsid w:val="003D11A8"/>
    <w:rsid w:val="003D7ED7"/>
    <w:rsid w:val="003F3F49"/>
    <w:rsid w:val="00400087"/>
    <w:rsid w:val="00407922"/>
    <w:rsid w:val="00414902"/>
    <w:rsid w:val="00414941"/>
    <w:rsid w:val="004241BA"/>
    <w:rsid w:val="00435CBC"/>
    <w:rsid w:val="00453CB1"/>
    <w:rsid w:val="00474204"/>
    <w:rsid w:val="00484348"/>
    <w:rsid w:val="00486E00"/>
    <w:rsid w:val="004940FA"/>
    <w:rsid w:val="004A2410"/>
    <w:rsid w:val="004A3CF7"/>
    <w:rsid w:val="004C4495"/>
    <w:rsid w:val="004D1E74"/>
    <w:rsid w:val="004E7F1C"/>
    <w:rsid w:val="004F5D97"/>
    <w:rsid w:val="00505460"/>
    <w:rsid w:val="00517DDA"/>
    <w:rsid w:val="0052657E"/>
    <w:rsid w:val="00544442"/>
    <w:rsid w:val="00546FAE"/>
    <w:rsid w:val="0055187A"/>
    <w:rsid w:val="00565B06"/>
    <w:rsid w:val="00566052"/>
    <w:rsid w:val="0057149B"/>
    <w:rsid w:val="00572CC3"/>
    <w:rsid w:val="00575200"/>
    <w:rsid w:val="00590DC2"/>
    <w:rsid w:val="005A3164"/>
    <w:rsid w:val="005A4768"/>
    <w:rsid w:val="005B01A7"/>
    <w:rsid w:val="005C5211"/>
    <w:rsid w:val="005C7ACE"/>
    <w:rsid w:val="005E7DAA"/>
    <w:rsid w:val="005F18A6"/>
    <w:rsid w:val="005F4480"/>
    <w:rsid w:val="0060451F"/>
    <w:rsid w:val="006266B0"/>
    <w:rsid w:val="00643B42"/>
    <w:rsid w:val="00645296"/>
    <w:rsid w:val="0065786B"/>
    <w:rsid w:val="00662C74"/>
    <w:rsid w:val="00670560"/>
    <w:rsid w:val="0067114C"/>
    <w:rsid w:val="00692D7E"/>
    <w:rsid w:val="006939CD"/>
    <w:rsid w:val="006951B3"/>
    <w:rsid w:val="0069650A"/>
    <w:rsid w:val="00697047"/>
    <w:rsid w:val="006970BA"/>
    <w:rsid w:val="006B5C8B"/>
    <w:rsid w:val="006C1ACD"/>
    <w:rsid w:val="006C1D1E"/>
    <w:rsid w:val="006D3AC4"/>
    <w:rsid w:val="006D40EE"/>
    <w:rsid w:val="006D5FD7"/>
    <w:rsid w:val="006F4CD4"/>
    <w:rsid w:val="00703BCA"/>
    <w:rsid w:val="00705532"/>
    <w:rsid w:val="007230F4"/>
    <w:rsid w:val="0072756B"/>
    <w:rsid w:val="007352E4"/>
    <w:rsid w:val="007615B1"/>
    <w:rsid w:val="00766C83"/>
    <w:rsid w:val="00770D21"/>
    <w:rsid w:val="007948A2"/>
    <w:rsid w:val="007A0197"/>
    <w:rsid w:val="007B7E96"/>
    <w:rsid w:val="007C0AEF"/>
    <w:rsid w:val="007F38D4"/>
    <w:rsid w:val="00804539"/>
    <w:rsid w:val="00824011"/>
    <w:rsid w:val="00824C69"/>
    <w:rsid w:val="008349EE"/>
    <w:rsid w:val="00852F26"/>
    <w:rsid w:val="00861264"/>
    <w:rsid w:val="00877B7B"/>
    <w:rsid w:val="00882003"/>
    <w:rsid w:val="00895526"/>
    <w:rsid w:val="008A4A77"/>
    <w:rsid w:val="008A578E"/>
    <w:rsid w:val="008A61BA"/>
    <w:rsid w:val="008B15C7"/>
    <w:rsid w:val="008B5F44"/>
    <w:rsid w:val="008C70A2"/>
    <w:rsid w:val="008E266B"/>
    <w:rsid w:val="008F5642"/>
    <w:rsid w:val="009020AA"/>
    <w:rsid w:val="00916F7F"/>
    <w:rsid w:val="00922AF1"/>
    <w:rsid w:val="00922CE8"/>
    <w:rsid w:val="00925F65"/>
    <w:rsid w:val="00941064"/>
    <w:rsid w:val="00943454"/>
    <w:rsid w:val="00970EE6"/>
    <w:rsid w:val="00974264"/>
    <w:rsid w:val="00990892"/>
    <w:rsid w:val="009A7B84"/>
    <w:rsid w:val="009B0D4E"/>
    <w:rsid w:val="009B305A"/>
    <w:rsid w:val="009B3326"/>
    <w:rsid w:val="009D1721"/>
    <w:rsid w:val="009D212E"/>
    <w:rsid w:val="009D2D38"/>
    <w:rsid w:val="009D51C1"/>
    <w:rsid w:val="009F69F6"/>
    <w:rsid w:val="00A141DC"/>
    <w:rsid w:val="00A31972"/>
    <w:rsid w:val="00A520AB"/>
    <w:rsid w:val="00A53D7C"/>
    <w:rsid w:val="00A611EC"/>
    <w:rsid w:val="00A76ACC"/>
    <w:rsid w:val="00A9592E"/>
    <w:rsid w:val="00AC0DDC"/>
    <w:rsid w:val="00AC5720"/>
    <w:rsid w:val="00AC6F78"/>
    <w:rsid w:val="00AC7F40"/>
    <w:rsid w:val="00AD0B42"/>
    <w:rsid w:val="00AE522B"/>
    <w:rsid w:val="00AF0980"/>
    <w:rsid w:val="00AF29C9"/>
    <w:rsid w:val="00AF5E4B"/>
    <w:rsid w:val="00B01169"/>
    <w:rsid w:val="00B14B18"/>
    <w:rsid w:val="00B1648B"/>
    <w:rsid w:val="00B17F43"/>
    <w:rsid w:val="00B20533"/>
    <w:rsid w:val="00B26C2A"/>
    <w:rsid w:val="00B3620D"/>
    <w:rsid w:val="00B42D0B"/>
    <w:rsid w:val="00B45E7E"/>
    <w:rsid w:val="00B45F5A"/>
    <w:rsid w:val="00B56400"/>
    <w:rsid w:val="00B62A83"/>
    <w:rsid w:val="00B63ED0"/>
    <w:rsid w:val="00B7101F"/>
    <w:rsid w:val="00B90C71"/>
    <w:rsid w:val="00B93510"/>
    <w:rsid w:val="00BB28E5"/>
    <w:rsid w:val="00BB7AC4"/>
    <w:rsid w:val="00BD4C03"/>
    <w:rsid w:val="00BE35CE"/>
    <w:rsid w:val="00BF3F0B"/>
    <w:rsid w:val="00C03CB9"/>
    <w:rsid w:val="00C225BE"/>
    <w:rsid w:val="00C25800"/>
    <w:rsid w:val="00C40A2B"/>
    <w:rsid w:val="00C4234C"/>
    <w:rsid w:val="00C4562C"/>
    <w:rsid w:val="00C5788A"/>
    <w:rsid w:val="00C62BF0"/>
    <w:rsid w:val="00C80EE1"/>
    <w:rsid w:val="00C83479"/>
    <w:rsid w:val="00C86C2D"/>
    <w:rsid w:val="00C90A3F"/>
    <w:rsid w:val="00CB1DFA"/>
    <w:rsid w:val="00CB1F51"/>
    <w:rsid w:val="00CF2EAD"/>
    <w:rsid w:val="00D007FA"/>
    <w:rsid w:val="00D018E3"/>
    <w:rsid w:val="00D02048"/>
    <w:rsid w:val="00D071F5"/>
    <w:rsid w:val="00D07FAC"/>
    <w:rsid w:val="00D136CD"/>
    <w:rsid w:val="00D14C2E"/>
    <w:rsid w:val="00D26C0B"/>
    <w:rsid w:val="00D36084"/>
    <w:rsid w:val="00D36F8C"/>
    <w:rsid w:val="00D4355C"/>
    <w:rsid w:val="00D45A32"/>
    <w:rsid w:val="00D603CD"/>
    <w:rsid w:val="00D677A7"/>
    <w:rsid w:val="00D71641"/>
    <w:rsid w:val="00D762C7"/>
    <w:rsid w:val="00D809B8"/>
    <w:rsid w:val="00D853C4"/>
    <w:rsid w:val="00D8708C"/>
    <w:rsid w:val="00D95880"/>
    <w:rsid w:val="00DC4B4A"/>
    <w:rsid w:val="00DC7533"/>
    <w:rsid w:val="00DC75AC"/>
    <w:rsid w:val="00DE7F01"/>
    <w:rsid w:val="00DF1DD7"/>
    <w:rsid w:val="00E0086B"/>
    <w:rsid w:val="00E11792"/>
    <w:rsid w:val="00E15C99"/>
    <w:rsid w:val="00E20109"/>
    <w:rsid w:val="00E2735A"/>
    <w:rsid w:val="00E33E9D"/>
    <w:rsid w:val="00E525A7"/>
    <w:rsid w:val="00E526AD"/>
    <w:rsid w:val="00E5303E"/>
    <w:rsid w:val="00E573A6"/>
    <w:rsid w:val="00E623C8"/>
    <w:rsid w:val="00E63602"/>
    <w:rsid w:val="00E65DF0"/>
    <w:rsid w:val="00E6627B"/>
    <w:rsid w:val="00E71704"/>
    <w:rsid w:val="00E94351"/>
    <w:rsid w:val="00EB52BD"/>
    <w:rsid w:val="00EC0E94"/>
    <w:rsid w:val="00EC7273"/>
    <w:rsid w:val="00ED294D"/>
    <w:rsid w:val="00EF1606"/>
    <w:rsid w:val="00F067A9"/>
    <w:rsid w:val="00F117B7"/>
    <w:rsid w:val="00F1726E"/>
    <w:rsid w:val="00F17373"/>
    <w:rsid w:val="00F22CF6"/>
    <w:rsid w:val="00F25ABF"/>
    <w:rsid w:val="00F3353F"/>
    <w:rsid w:val="00F416B6"/>
    <w:rsid w:val="00F5214C"/>
    <w:rsid w:val="00F5657A"/>
    <w:rsid w:val="00F609D1"/>
    <w:rsid w:val="00F61980"/>
    <w:rsid w:val="00F636C2"/>
    <w:rsid w:val="00F8042E"/>
    <w:rsid w:val="00F90C37"/>
    <w:rsid w:val="00F94AEC"/>
    <w:rsid w:val="00F9593A"/>
    <w:rsid w:val="00FA363C"/>
    <w:rsid w:val="00FA4FC0"/>
    <w:rsid w:val="00FA5412"/>
    <w:rsid w:val="00FA5540"/>
    <w:rsid w:val="00FA764C"/>
    <w:rsid w:val="00FA7D14"/>
    <w:rsid w:val="00FB266A"/>
    <w:rsid w:val="00FB2AEB"/>
    <w:rsid w:val="00FC011D"/>
    <w:rsid w:val="00FC0667"/>
    <w:rsid w:val="00FE776C"/>
    <w:rsid w:val="00FF4F46"/>
    <w:rsid w:val="00FF6DD0"/>
    <w:rsid w:val="05877AC9"/>
    <w:rsid w:val="25A14FA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14F6C"/>
  <w15:chartTrackingRefBased/>
  <w15:docId w15:val="{8D98F2AB-61CC-40E1-A8A5-9F51AD33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C37"/>
    <w:pPr>
      <w:ind w:left="720"/>
      <w:contextualSpacing/>
    </w:pPr>
  </w:style>
  <w:style w:type="character" w:customStyle="1" w:styleId="Heading1Char">
    <w:name w:val="Heading 1 Char"/>
    <w:basedOn w:val="DefaultParagraphFont"/>
    <w:link w:val="Heading1"/>
    <w:uiPriority w:val="9"/>
    <w:rsid w:val="00F94A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22C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3620D"/>
    <w:rPr>
      <w:color w:val="0563C1" w:themeColor="hyperlink"/>
      <w:u w:val="single"/>
    </w:rPr>
  </w:style>
  <w:style w:type="character" w:styleId="UnresolvedMention">
    <w:name w:val="Unresolved Mention"/>
    <w:basedOn w:val="DefaultParagraphFont"/>
    <w:uiPriority w:val="99"/>
    <w:semiHidden/>
    <w:unhideWhenUsed/>
    <w:rsid w:val="00B3620D"/>
    <w:rPr>
      <w:color w:val="605E5C"/>
      <w:shd w:val="clear" w:color="auto" w:fill="E1DFDD"/>
    </w:rPr>
  </w:style>
  <w:style w:type="character" w:customStyle="1" w:styleId="Heading3Char">
    <w:name w:val="Heading 3 Char"/>
    <w:basedOn w:val="DefaultParagraphFont"/>
    <w:link w:val="Heading3"/>
    <w:uiPriority w:val="9"/>
    <w:rsid w:val="006266B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5587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45F5A"/>
    <w:rPr>
      <w:color w:val="954F72" w:themeColor="followedHyperlink"/>
      <w:u w:val="single"/>
    </w:rPr>
  </w:style>
  <w:style w:type="paragraph" w:styleId="BalloonText">
    <w:name w:val="Balloon Text"/>
    <w:basedOn w:val="Normal"/>
    <w:link w:val="BalloonTextChar"/>
    <w:uiPriority w:val="99"/>
    <w:semiHidden/>
    <w:unhideWhenUsed/>
    <w:rsid w:val="00B26C2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6C2A"/>
    <w:rPr>
      <w:rFonts w:ascii="Times New Roman" w:hAnsi="Times New Roman" w:cs="Times New Roman"/>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o_rating_system" TargetMode="External"/><Relationship Id="rId13" Type="http://schemas.openxmlformats.org/officeDocument/2006/relationships/image" Target="media/image2.png"/><Relationship Id="rId18" Type="http://schemas.openxmlformats.org/officeDocument/2006/relationships/hyperlink" Target="https://www.smogon.com/stats/2020-10/chaos/gen8ou-1825.json" TargetMode="External"/><Relationship Id="rId3" Type="http://schemas.openxmlformats.org/officeDocument/2006/relationships/styles" Target="styles.xml"/><Relationship Id="rId21" Type="http://schemas.openxmlformats.org/officeDocument/2006/relationships/hyperlink" Target="https://en.wikipedia.org/wiki/Louvain_method" TargetMode="External"/><Relationship Id="rId7" Type="http://schemas.openxmlformats.org/officeDocument/2006/relationships/hyperlink" Target="https://books.google.dk/books/about/Game_Balance.html?id=FblPvgAACAAJ&amp;redir_esc=y" TargetMode="External"/><Relationship Id="rId12" Type="http://schemas.openxmlformats.org/officeDocument/2006/relationships/hyperlink" Target="https://en.wikipedia.org/wiki/Louvain_method" TargetMode="External"/><Relationship Id="rId17" Type="http://schemas.openxmlformats.org/officeDocument/2006/relationships/hyperlink" Target="https://www.smogon.com/stats/2015-10/chaos/gen5ou-1760.json" TargetMode="External"/><Relationship Id="rId2" Type="http://schemas.openxmlformats.org/officeDocument/2006/relationships/numbering" Target="numbering.xml"/><Relationship Id="rId16" Type="http://schemas.openxmlformats.org/officeDocument/2006/relationships/hyperlink" Target="https://www.smogon.com/forums/threads/everything-you-ever-wanted-to-know-about-ratings.3487422/" TargetMode="External"/><Relationship Id="rId20" Type="http://schemas.openxmlformats.org/officeDocument/2006/relationships/hyperlink" Target="https://en.wikipedia.org/wiki/Elo_rating_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mogon.com/stats/2015-10/chaos/gen5ou-1760.js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smogon.com/stats/2020-09/chaos/gen8ou-1500.json" TargetMode="External"/><Relationship Id="rId19" Type="http://schemas.openxmlformats.org/officeDocument/2006/relationships/hyperlink" Target="https://www.smogon.com/stats/2020-09/chaos/gen8ou-1500.json" TargetMode="External"/><Relationship Id="rId4" Type="http://schemas.openxmlformats.org/officeDocument/2006/relationships/settings" Target="settings.xml"/><Relationship Id="rId9" Type="http://schemas.openxmlformats.org/officeDocument/2006/relationships/hyperlink" Target="https://www.smogon.com/stats/2020-10/chaos/gen8ou-1825.json" TargetMode="External"/><Relationship Id="rId14" Type="http://schemas.openxmlformats.org/officeDocument/2006/relationships/image" Target="media/image3.png"/><Relationship Id="rId22" Type="http://schemas.openxmlformats.org/officeDocument/2006/relationships/hyperlink" Target="https://neo4j.com/sand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23BE8-A6B9-6643-94AF-A78E4446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2377</Words>
  <Characters>13552</Characters>
  <Application>Microsoft Office Word</Application>
  <DocSecurity>0</DocSecurity>
  <Lines>112</Lines>
  <Paragraphs>31</Paragraphs>
  <ScaleCrop>false</ScaleCrop>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Collins</dc:creator>
  <cp:keywords/>
  <dc:description/>
  <cp:lastModifiedBy>John Collins</cp:lastModifiedBy>
  <cp:revision>2</cp:revision>
  <dcterms:created xsi:type="dcterms:W3CDTF">2021-01-03T16:50:00Z</dcterms:created>
  <dcterms:modified xsi:type="dcterms:W3CDTF">2021-01-03T16:50:00Z</dcterms:modified>
</cp:coreProperties>
</file>